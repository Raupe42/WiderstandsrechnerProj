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bookmarkStart w:id="0" w:name="_GoBack"/>
      <w:bookmarkEnd w:id="0"/>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7FAEEEE3" w14:textId="345176B7" w:rsidR="00B02DBA" w:rsidRPr="00F9047E" w:rsidRDefault="000E2131" w:rsidP="00D25A48">
          <w:pPr>
            <w:pStyle w:val="KeinLeerraum"/>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rPr>
            <mc:AlternateContent>
              <mc:Choice Requires="wps">
                <w:drawing>
                  <wp:anchor distT="0" distB="0" distL="114300" distR="114300" simplePos="0" relativeHeight="251658241"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67E6773F" w:rsidR="004E2650" w:rsidRDefault="00043B6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2650">
                                      <w:rPr>
                                        <w:rFonts w:asciiTheme="majorHAnsi" w:eastAsiaTheme="majorEastAsia" w:hAnsiTheme="majorHAnsi" w:cstheme="majorBidi"/>
                                        <w:color w:val="262626" w:themeColor="text1" w:themeTint="D9"/>
                                        <w:sz w:val="72"/>
                                        <w:szCs w:val="72"/>
                                      </w:rPr>
                                      <w:t>Widerstandsrechner Bedienungsanleitung</w:t>
                                    </w:r>
                                  </w:sdtContent>
                                </w:sdt>
                              </w:p>
                              <w:p w14:paraId="7D3C12F3" w14:textId="78F671A0" w:rsidR="004E2650" w:rsidRDefault="00043B6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67E6773F" w:rsidR="004E2650" w:rsidRDefault="00043B6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2650">
                                <w:rPr>
                                  <w:rFonts w:asciiTheme="majorHAnsi" w:eastAsiaTheme="majorEastAsia" w:hAnsiTheme="majorHAnsi" w:cstheme="majorBidi"/>
                                  <w:color w:val="262626" w:themeColor="text1" w:themeTint="D9"/>
                                  <w:sz w:val="72"/>
                                  <w:szCs w:val="72"/>
                                </w:rPr>
                                <w:t>Widerstandsrechner Bedienungsanleitung</w:t>
                              </w:r>
                            </w:sdtContent>
                          </w:sdt>
                        </w:p>
                        <w:p w14:paraId="7D3C12F3" w14:textId="78F671A0" w:rsidR="004E2650" w:rsidRDefault="00043B6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v:textbox>
                    <w10:wrap anchorx="page" anchory="page"/>
                  </v:shape>
                </w:pict>
              </mc:Fallback>
            </mc:AlternateContent>
          </w:r>
          <w:r w:rsidR="000F0BFD" w:rsidRPr="00F9047E">
            <w:rPr>
              <w:noProof/>
            </w:rPr>
            <mc:AlternateContent>
              <mc:Choice Requires="wpg">
                <w:drawing>
                  <wp:anchor distT="0" distB="0" distL="114300" distR="114300" simplePos="0" relativeHeight="251658240"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customXmlDelRangeStart w:id="1" w:author="Tim" w:date="2018-04-09T22:17:00Z"/>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customXmlDelRangeEnd w:id="1"/>
                                    <w:p w14:paraId="1EC21F76" w14:textId="72BC42BD" w:rsidR="004E2650" w:rsidRDefault="00043B62" w:rsidP="00D25A48">
                                      <w:pPr>
                                        <w:pStyle w:val="KeinLeerraum"/>
                                        <w:rPr>
                                          <w:color w:val="FFFFFF" w:themeColor="background1"/>
                                          <w:sz w:val="28"/>
                                          <w:szCs w:val="28"/>
                                        </w:rPr>
                                      </w:pPr>
                                    </w:p>
                                    <w:customXmlDelRangeStart w:id="2" w:author="Tim" w:date="2018-04-09T22:17:00Z"/>
                                  </w:sdtContent>
                                </w:sdt>
                                <w:customXmlDelRangeEnd w:id="2"/>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customXmlDelRangeStart w:id="3" w:author="Tim" w:date="2018-04-09T22:17:00Z"/>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customXmlDelRangeEnd w:id="3"/>
                              <w:p w14:paraId="1EC21F76" w14:textId="72BC42BD" w:rsidR="004E2650" w:rsidRDefault="00043B62" w:rsidP="00D25A48">
                                <w:pPr>
                                  <w:pStyle w:val="KeinLeerraum"/>
                                  <w:rPr>
                                    <w:color w:val="FFFFFF" w:themeColor="background1"/>
                                    <w:sz w:val="28"/>
                                    <w:szCs w:val="28"/>
                                  </w:rPr>
                                </w:pPr>
                              </w:p>
                              <w:customXmlDelRangeStart w:id="4" w:author="Tim" w:date="2018-04-09T22:17:00Z"/>
                            </w:sdtContent>
                          </w:sdt>
                          <w:customXmlDelRangeEnd w:id="4"/>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rPr>
            <mc:AlternateContent>
              <mc:Choice Requires="wps">
                <w:drawing>
                  <wp:anchor distT="0" distB="0" distL="114300" distR="114300" simplePos="0" relativeHeight="25165824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4E2650" w:rsidRPr="00293875" w:rsidRDefault="00043B6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4E2650" w:rsidRPr="00293875" w:rsidRDefault="00043B6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D25A48" w:rsidRDefault="000F0BFD" w:rsidP="000F0BFD">
              <w:pPr>
                <w:rPr>
                  <w:sz w:val="32"/>
                </w:rPr>
              </w:pPr>
              <w:r w:rsidRPr="00D25A48">
                <w:rPr>
                  <w:sz w:val="32"/>
                </w:rPr>
                <w:t>Inhalt</w:t>
              </w:r>
              <w:r w:rsidR="00243196" w:rsidRPr="00D25A48">
                <w:rPr>
                  <w:sz w:val="32"/>
                </w:rPr>
                <w:t>sverzeichnis</w:t>
              </w:r>
            </w:p>
            <w:p w14:paraId="18CF0512" w14:textId="1123810F" w:rsidR="00204252"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1076249" w:history="1">
                <w:r w:rsidR="00204252" w:rsidRPr="00D326DB">
                  <w:rPr>
                    <w:rStyle w:val="Hyperlink"/>
                    <w:noProof/>
                  </w:rPr>
                  <w:t>0</w:t>
                </w:r>
                <w:r w:rsidR="00204252">
                  <w:rPr>
                    <w:rFonts w:eastAsiaTheme="minorEastAsia"/>
                    <w:noProof/>
                    <w:lang w:eastAsia="de-DE"/>
                  </w:rPr>
                  <w:tab/>
                </w:r>
                <w:r w:rsidR="00204252" w:rsidRPr="00D326DB">
                  <w:rPr>
                    <w:rStyle w:val="Hyperlink"/>
                    <w:noProof/>
                  </w:rPr>
                  <w:t>Lieferumfang</w:t>
                </w:r>
                <w:r w:rsidR="00204252">
                  <w:rPr>
                    <w:noProof/>
                    <w:webHidden/>
                  </w:rPr>
                  <w:tab/>
                </w:r>
                <w:r w:rsidR="00204252">
                  <w:rPr>
                    <w:noProof/>
                    <w:webHidden/>
                  </w:rPr>
                  <w:fldChar w:fldCharType="begin"/>
                </w:r>
                <w:r w:rsidR="00204252">
                  <w:rPr>
                    <w:noProof/>
                    <w:webHidden/>
                  </w:rPr>
                  <w:instrText xml:space="preserve"> PAGEREF _Toc511076249 \h </w:instrText>
                </w:r>
                <w:r w:rsidR="00204252">
                  <w:rPr>
                    <w:noProof/>
                    <w:webHidden/>
                  </w:rPr>
                </w:r>
                <w:r w:rsidR="00204252">
                  <w:rPr>
                    <w:noProof/>
                    <w:webHidden/>
                  </w:rPr>
                  <w:fldChar w:fldCharType="separate"/>
                </w:r>
                <w:r w:rsidR="00043B62">
                  <w:rPr>
                    <w:noProof/>
                    <w:webHidden/>
                  </w:rPr>
                  <w:t>1</w:t>
                </w:r>
                <w:r w:rsidR="00204252">
                  <w:rPr>
                    <w:noProof/>
                    <w:webHidden/>
                  </w:rPr>
                  <w:fldChar w:fldCharType="end"/>
                </w:r>
              </w:hyperlink>
            </w:p>
            <w:p w14:paraId="590245C6" w14:textId="68CFBB9A" w:rsidR="00204252" w:rsidRDefault="00043B62">
              <w:pPr>
                <w:pStyle w:val="Verzeichnis1"/>
                <w:tabs>
                  <w:tab w:val="left" w:pos="440"/>
                  <w:tab w:val="right" w:leader="dot" w:pos="9062"/>
                </w:tabs>
                <w:rPr>
                  <w:rFonts w:eastAsiaTheme="minorEastAsia"/>
                  <w:noProof/>
                  <w:lang w:eastAsia="de-DE"/>
                </w:rPr>
              </w:pPr>
              <w:hyperlink w:anchor="_Toc511076250" w:history="1">
                <w:r w:rsidR="00204252" w:rsidRPr="00D326DB">
                  <w:rPr>
                    <w:rStyle w:val="Hyperlink"/>
                    <w:noProof/>
                  </w:rPr>
                  <w:t>1</w:t>
                </w:r>
                <w:r w:rsidR="00204252">
                  <w:rPr>
                    <w:rFonts w:eastAsiaTheme="minorEastAsia"/>
                    <w:noProof/>
                    <w:lang w:eastAsia="de-DE"/>
                  </w:rPr>
                  <w:tab/>
                </w:r>
                <w:r w:rsidR="00204252" w:rsidRPr="00D326DB">
                  <w:rPr>
                    <w:rStyle w:val="Hyperlink"/>
                    <w:noProof/>
                  </w:rPr>
                  <w:t>Bedienung</w:t>
                </w:r>
                <w:r w:rsidR="00204252">
                  <w:rPr>
                    <w:noProof/>
                    <w:webHidden/>
                  </w:rPr>
                  <w:tab/>
                </w:r>
                <w:r w:rsidR="00204252">
                  <w:rPr>
                    <w:noProof/>
                    <w:webHidden/>
                  </w:rPr>
                  <w:fldChar w:fldCharType="begin"/>
                </w:r>
                <w:r w:rsidR="00204252">
                  <w:rPr>
                    <w:noProof/>
                    <w:webHidden/>
                  </w:rPr>
                  <w:instrText xml:space="preserve"> PAGEREF _Toc511076250 \h </w:instrText>
                </w:r>
                <w:r w:rsidR="00204252">
                  <w:rPr>
                    <w:noProof/>
                    <w:webHidden/>
                  </w:rPr>
                </w:r>
                <w:r w:rsidR="00204252">
                  <w:rPr>
                    <w:noProof/>
                    <w:webHidden/>
                  </w:rPr>
                  <w:fldChar w:fldCharType="separate"/>
                </w:r>
                <w:r>
                  <w:rPr>
                    <w:noProof/>
                    <w:webHidden/>
                  </w:rPr>
                  <w:t>1</w:t>
                </w:r>
                <w:r w:rsidR="00204252">
                  <w:rPr>
                    <w:noProof/>
                    <w:webHidden/>
                  </w:rPr>
                  <w:fldChar w:fldCharType="end"/>
                </w:r>
              </w:hyperlink>
            </w:p>
            <w:p w14:paraId="473BACA6" w14:textId="7DC1EC52" w:rsidR="00204252" w:rsidRDefault="00043B62">
              <w:pPr>
                <w:pStyle w:val="Verzeichnis1"/>
                <w:tabs>
                  <w:tab w:val="left" w:pos="440"/>
                  <w:tab w:val="right" w:leader="dot" w:pos="9062"/>
                </w:tabs>
                <w:rPr>
                  <w:rFonts w:eastAsiaTheme="minorEastAsia"/>
                  <w:noProof/>
                  <w:lang w:eastAsia="de-DE"/>
                </w:rPr>
              </w:pPr>
              <w:hyperlink w:anchor="_Toc511076251" w:history="1">
                <w:r w:rsidR="00204252" w:rsidRPr="00D326DB">
                  <w:rPr>
                    <w:rStyle w:val="Hyperlink"/>
                    <w:noProof/>
                  </w:rPr>
                  <w:t>2</w:t>
                </w:r>
                <w:r w:rsidR="00204252">
                  <w:rPr>
                    <w:rFonts w:eastAsiaTheme="minorEastAsia"/>
                    <w:noProof/>
                    <w:lang w:eastAsia="de-DE"/>
                  </w:rPr>
                  <w:tab/>
                </w:r>
                <w:r w:rsidR="00204252" w:rsidRPr="00D326DB">
                  <w:rPr>
                    <w:rStyle w:val="Hyperlink"/>
                    <w:noProof/>
                  </w:rPr>
                  <w:t>Reihenfolge der Farbringe eines Widerstandes</w:t>
                </w:r>
                <w:r w:rsidR="00204252">
                  <w:rPr>
                    <w:noProof/>
                    <w:webHidden/>
                  </w:rPr>
                  <w:tab/>
                </w:r>
                <w:r w:rsidR="00204252">
                  <w:rPr>
                    <w:noProof/>
                    <w:webHidden/>
                  </w:rPr>
                  <w:fldChar w:fldCharType="begin"/>
                </w:r>
                <w:r w:rsidR="00204252">
                  <w:rPr>
                    <w:noProof/>
                    <w:webHidden/>
                  </w:rPr>
                  <w:instrText xml:space="preserve"> PAGEREF _Toc511076251 \h </w:instrText>
                </w:r>
                <w:r w:rsidR="00204252">
                  <w:rPr>
                    <w:noProof/>
                    <w:webHidden/>
                  </w:rPr>
                </w:r>
                <w:r w:rsidR="00204252">
                  <w:rPr>
                    <w:noProof/>
                    <w:webHidden/>
                  </w:rPr>
                  <w:fldChar w:fldCharType="separate"/>
                </w:r>
                <w:r>
                  <w:rPr>
                    <w:noProof/>
                    <w:webHidden/>
                  </w:rPr>
                  <w:t>1</w:t>
                </w:r>
                <w:r w:rsidR="00204252">
                  <w:rPr>
                    <w:noProof/>
                    <w:webHidden/>
                  </w:rPr>
                  <w:fldChar w:fldCharType="end"/>
                </w:r>
              </w:hyperlink>
            </w:p>
            <w:p w14:paraId="575B2F79" w14:textId="2FA2BF70" w:rsidR="00204252" w:rsidRDefault="00043B62">
              <w:pPr>
                <w:pStyle w:val="Verzeichnis2"/>
                <w:tabs>
                  <w:tab w:val="left" w:pos="880"/>
                  <w:tab w:val="right" w:leader="dot" w:pos="9062"/>
                </w:tabs>
                <w:rPr>
                  <w:rFonts w:eastAsiaTheme="minorEastAsia"/>
                  <w:noProof/>
                  <w:lang w:eastAsia="de-DE"/>
                </w:rPr>
              </w:pPr>
              <w:hyperlink w:anchor="_Toc511076252" w:history="1">
                <w:r w:rsidR="00204252" w:rsidRPr="00D326DB">
                  <w:rPr>
                    <w:rStyle w:val="Hyperlink"/>
                    <w:noProof/>
                  </w:rPr>
                  <w:t>2.1</w:t>
                </w:r>
                <w:r w:rsidR="00204252">
                  <w:rPr>
                    <w:rFonts w:eastAsiaTheme="minorEastAsia"/>
                    <w:noProof/>
                    <w:lang w:eastAsia="de-DE"/>
                  </w:rPr>
                  <w:tab/>
                </w:r>
                <w:r w:rsidR="00204252" w:rsidRPr="00D326DB">
                  <w:rPr>
                    <w:rStyle w:val="Hyperlink"/>
                    <w:noProof/>
                  </w:rPr>
                  <w:t>Grundversion</w:t>
                </w:r>
                <w:r w:rsidR="00204252">
                  <w:rPr>
                    <w:noProof/>
                    <w:webHidden/>
                  </w:rPr>
                  <w:tab/>
                </w:r>
                <w:r w:rsidR="00204252">
                  <w:rPr>
                    <w:noProof/>
                    <w:webHidden/>
                  </w:rPr>
                  <w:fldChar w:fldCharType="begin"/>
                </w:r>
                <w:r w:rsidR="00204252">
                  <w:rPr>
                    <w:noProof/>
                    <w:webHidden/>
                  </w:rPr>
                  <w:instrText xml:space="preserve"> PAGEREF _Toc511076252 \h </w:instrText>
                </w:r>
                <w:r w:rsidR="00204252">
                  <w:rPr>
                    <w:noProof/>
                    <w:webHidden/>
                  </w:rPr>
                </w:r>
                <w:r w:rsidR="00204252">
                  <w:rPr>
                    <w:noProof/>
                    <w:webHidden/>
                  </w:rPr>
                  <w:fldChar w:fldCharType="separate"/>
                </w:r>
                <w:r>
                  <w:rPr>
                    <w:noProof/>
                    <w:webHidden/>
                  </w:rPr>
                  <w:t>1</w:t>
                </w:r>
                <w:r w:rsidR="00204252">
                  <w:rPr>
                    <w:noProof/>
                    <w:webHidden/>
                  </w:rPr>
                  <w:fldChar w:fldCharType="end"/>
                </w:r>
              </w:hyperlink>
            </w:p>
            <w:p w14:paraId="6039269F" w14:textId="66C21FFC" w:rsidR="00204252" w:rsidRDefault="00043B62">
              <w:pPr>
                <w:pStyle w:val="Verzeichnis2"/>
                <w:tabs>
                  <w:tab w:val="left" w:pos="880"/>
                  <w:tab w:val="right" w:leader="dot" w:pos="9062"/>
                </w:tabs>
                <w:rPr>
                  <w:rFonts w:eastAsiaTheme="minorEastAsia"/>
                  <w:noProof/>
                  <w:lang w:eastAsia="de-DE"/>
                </w:rPr>
              </w:pPr>
              <w:hyperlink w:anchor="_Toc511076253" w:history="1">
                <w:r w:rsidR="00204252" w:rsidRPr="00D326DB">
                  <w:rPr>
                    <w:rStyle w:val="Hyperlink"/>
                    <w:noProof/>
                  </w:rPr>
                  <w:t>2.2</w:t>
                </w:r>
                <w:r w:rsidR="00204252">
                  <w:rPr>
                    <w:rFonts w:eastAsiaTheme="minorEastAsia"/>
                    <w:noProof/>
                    <w:lang w:eastAsia="de-DE"/>
                  </w:rPr>
                  <w:tab/>
                </w:r>
                <w:r w:rsidR="00204252" w:rsidRPr="00D326DB">
                  <w:rPr>
                    <w:rStyle w:val="Hyperlink"/>
                    <w:noProof/>
                  </w:rPr>
                  <w:t>Vollversion</w:t>
                </w:r>
                <w:r w:rsidR="00204252">
                  <w:rPr>
                    <w:noProof/>
                    <w:webHidden/>
                  </w:rPr>
                  <w:tab/>
                </w:r>
                <w:r w:rsidR="00204252">
                  <w:rPr>
                    <w:noProof/>
                    <w:webHidden/>
                  </w:rPr>
                  <w:fldChar w:fldCharType="begin"/>
                </w:r>
                <w:r w:rsidR="00204252">
                  <w:rPr>
                    <w:noProof/>
                    <w:webHidden/>
                  </w:rPr>
                  <w:instrText xml:space="preserve"> PAGEREF _Toc511076253 \h </w:instrText>
                </w:r>
                <w:r w:rsidR="00204252">
                  <w:rPr>
                    <w:noProof/>
                    <w:webHidden/>
                  </w:rPr>
                </w:r>
                <w:r w:rsidR="00204252">
                  <w:rPr>
                    <w:noProof/>
                    <w:webHidden/>
                  </w:rPr>
                  <w:fldChar w:fldCharType="separate"/>
                </w:r>
                <w:r>
                  <w:rPr>
                    <w:noProof/>
                    <w:webHidden/>
                  </w:rPr>
                  <w:t>1</w:t>
                </w:r>
                <w:r w:rsidR="00204252">
                  <w:rPr>
                    <w:noProof/>
                    <w:webHidden/>
                  </w:rPr>
                  <w:fldChar w:fldCharType="end"/>
                </w:r>
              </w:hyperlink>
            </w:p>
            <w:p w14:paraId="0B8B90A9" w14:textId="22B7C982" w:rsidR="00204252" w:rsidRDefault="00043B62">
              <w:pPr>
                <w:pStyle w:val="Verzeichnis1"/>
                <w:tabs>
                  <w:tab w:val="left" w:pos="440"/>
                  <w:tab w:val="right" w:leader="dot" w:pos="9062"/>
                </w:tabs>
                <w:rPr>
                  <w:rFonts w:eastAsiaTheme="minorEastAsia"/>
                  <w:noProof/>
                  <w:lang w:eastAsia="de-DE"/>
                </w:rPr>
              </w:pPr>
              <w:hyperlink w:anchor="_Toc511076254" w:history="1">
                <w:r w:rsidR="00204252" w:rsidRPr="00D326DB">
                  <w:rPr>
                    <w:rStyle w:val="Hyperlink"/>
                    <w:noProof/>
                  </w:rPr>
                  <w:t>3</w:t>
                </w:r>
                <w:r w:rsidR="00204252">
                  <w:rPr>
                    <w:rFonts w:eastAsiaTheme="minorEastAsia"/>
                    <w:noProof/>
                    <w:lang w:eastAsia="de-DE"/>
                  </w:rPr>
                  <w:tab/>
                </w:r>
                <w:r w:rsidR="00204252" w:rsidRPr="00D326DB">
                  <w:rPr>
                    <w:rStyle w:val="Hyperlink"/>
                    <w:noProof/>
                  </w:rPr>
                  <w:t>Eingabemöglichkeiten</w:t>
                </w:r>
                <w:r w:rsidR="00204252">
                  <w:rPr>
                    <w:noProof/>
                    <w:webHidden/>
                  </w:rPr>
                  <w:tab/>
                </w:r>
                <w:r w:rsidR="00204252">
                  <w:rPr>
                    <w:noProof/>
                    <w:webHidden/>
                  </w:rPr>
                  <w:fldChar w:fldCharType="begin"/>
                </w:r>
                <w:r w:rsidR="00204252">
                  <w:rPr>
                    <w:noProof/>
                    <w:webHidden/>
                  </w:rPr>
                  <w:instrText xml:space="preserve"> PAGEREF _Toc511076254 \h </w:instrText>
                </w:r>
                <w:r w:rsidR="00204252">
                  <w:rPr>
                    <w:noProof/>
                    <w:webHidden/>
                  </w:rPr>
                </w:r>
                <w:r w:rsidR="00204252">
                  <w:rPr>
                    <w:noProof/>
                    <w:webHidden/>
                  </w:rPr>
                  <w:fldChar w:fldCharType="separate"/>
                </w:r>
                <w:r>
                  <w:rPr>
                    <w:noProof/>
                    <w:webHidden/>
                  </w:rPr>
                  <w:t>2</w:t>
                </w:r>
                <w:r w:rsidR="00204252">
                  <w:rPr>
                    <w:noProof/>
                    <w:webHidden/>
                  </w:rPr>
                  <w:fldChar w:fldCharType="end"/>
                </w:r>
              </w:hyperlink>
            </w:p>
            <w:p w14:paraId="04395048" w14:textId="2521F4C8" w:rsidR="00204252" w:rsidRDefault="00043B62">
              <w:pPr>
                <w:pStyle w:val="Verzeichnis1"/>
                <w:tabs>
                  <w:tab w:val="left" w:pos="440"/>
                  <w:tab w:val="right" w:leader="dot" w:pos="9062"/>
                </w:tabs>
                <w:rPr>
                  <w:rFonts w:eastAsiaTheme="minorEastAsia"/>
                  <w:noProof/>
                  <w:lang w:eastAsia="de-DE"/>
                </w:rPr>
              </w:pPr>
              <w:hyperlink w:anchor="_Toc511076255" w:history="1">
                <w:r w:rsidR="00204252" w:rsidRPr="00D326DB">
                  <w:rPr>
                    <w:rStyle w:val="Hyperlink"/>
                    <w:noProof/>
                  </w:rPr>
                  <w:t>4</w:t>
                </w:r>
                <w:r w:rsidR="00204252">
                  <w:rPr>
                    <w:rFonts w:eastAsiaTheme="minorEastAsia"/>
                    <w:noProof/>
                    <w:lang w:eastAsia="de-DE"/>
                  </w:rPr>
                  <w:tab/>
                </w:r>
                <w:r w:rsidR="00204252" w:rsidRPr="00D326DB">
                  <w:rPr>
                    <w:rStyle w:val="Hyperlink"/>
                    <w:noProof/>
                  </w:rPr>
                  <w:t>Eingabebeispiele</w:t>
                </w:r>
                <w:r w:rsidR="00204252">
                  <w:rPr>
                    <w:noProof/>
                    <w:webHidden/>
                  </w:rPr>
                  <w:tab/>
                </w:r>
                <w:r w:rsidR="00204252">
                  <w:rPr>
                    <w:noProof/>
                    <w:webHidden/>
                  </w:rPr>
                  <w:fldChar w:fldCharType="begin"/>
                </w:r>
                <w:r w:rsidR="00204252">
                  <w:rPr>
                    <w:noProof/>
                    <w:webHidden/>
                  </w:rPr>
                  <w:instrText xml:space="preserve"> PAGEREF _Toc511076255 \h </w:instrText>
                </w:r>
                <w:r w:rsidR="00204252">
                  <w:rPr>
                    <w:noProof/>
                    <w:webHidden/>
                  </w:rPr>
                </w:r>
                <w:r w:rsidR="00204252">
                  <w:rPr>
                    <w:noProof/>
                    <w:webHidden/>
                  </w:rPr>
                  <w:fldChar w:fldCharType="separate"/>
                </w:r>
                <w:r>
                  <w:rPr>
                    <w:noProof/>
                    <w:webHidden/>
                  </w:rPr>
                  <w:t>2</w:t>
                </w:r>
                <w:r w:rsidR="00204252">
                  <w:rPr>
                    <w:noProof/>
                    <w:webHidden/>
                  </w:rPr>
                  <w:fldChar w:fldCharType="end"/>
                </w:r>
              </w:hyperlink>
            </w:p>
            <w:p w14:paraId="25C98611" w14:textId="155129BB" w:rsidR="00204252" w:rsidRDefault="00043B62">
              <w:pPr>
                <w:pStyle w:val="Verzeichnis2"/>
                <w:tabs>
                  <w:tab w:val="left" w:pos="880"/>
                  <w:tab w:val="right" w:leader="dot" w:pos="9062"/>
                </w:tabs>
                <w:rPr>
                  <w:rFonts w:eastAsiaTheme="minorEastAsia"/>
                  <w:noProof/>
                  <w:lang w:eastAsia="de-DE"/>
                </w:rPr>
              </w:pPr>
              <w:hyperlink w:anchor="_Toc511076256" w:history="1">
                <w:r w:rsidR="00204252" w:rsidRPr="00D326DB">
                  <w:rPr>
                    <w:rStyle w:val="Hyperlink"/>
                    <w:noProof/>
                  </w:rPr>
                  <w:t>4.1</w:t>
                </w:r>
                <w:r w:rsidR="00204252">
                  <w:rPr>
                    <w:rFonts w:eastAsiaTheme="minorEastAsia"/>
                    <w:noProof/>
                    <w:lang w:eastAsia="de-DE"/>
                  </w:rPr>
                  <w:tab/>
                </w:r>
                <w:r w:rsidR="00204252" w:rsidRPr="00D326DB">
                  <w:rPr>
                    <w:rStyle w:val="Hyperlink"/>
                    <w:noProof/>
                  </w:rPr>
                  <w:t>Grundversion</w:t>
                </w:r>
                <w:r w:rsidR="00204252">
                  <w:rPr>
                    <w:noProof/>
                    <w:webHidden/>
                  </w:rPr>
                  <w:tab/>
                </w:r>
                <w:r w:rsidR="00204252">
                  <w:rPr>
                    <w:noProof/>
                    <w:webHidden/>
                  </w:rPr>
                  <w:fldChar w:fldCharType="begin"/>
                </w:r>
                <w:r w:rsidR="00204252">
                  <w:rPr>
                    <w:noProof/>
                    <w:webHidden/>
                  </w:rPr>
                  <w:instrText xml:space="preserve"> PAGEREF _Toc511076256 \h </w:instrText>
                </w:r>
                <w:r w:rsidR="00204252">
                  <w:rPr>
                    <w:noProof/>
                    <w:webHidden/>
                  </w:rPr>
                </w:r>
                <w:r w:rsidR="00204252">
                  <w:rPr>
                    <w:noProof/>
                    <w:webHidden/>
                  </w:rPr>
                  <w:fldChar w:fldCharType="separate"/>
                </w:r>
                <w:r>
                  <w:rPr>
                    <w:noProof/>
                    <w:webHidden/>
                  </w:rPr>
                  <w:t>2</w:t>
                </w:r>
                <w:r w:rsidR="00204252">
                  <w:rPr>
                    <w:noProof/>
                    <w:webHidden/>
                  </w:rPr>
                  <w:fldChar w:fldCharType="end"/>
                </w:r>
              </w:hyperlink>
            </w:p>
            <w:p w14:paraId="3F28FE96" w14:textId="45F6D5D0" w:rsidR="00204252" w:rsidRDefault="00043B62">
              <w:pPr>
                <w:pStyle w:val="Verzeichnis2"/>
                <w:tabs>
                  <w:tab w:val="left" w:pos="880"/>
                  <w:tab w:val="right" w:leader="dot" w:pos="9062"/>
                </w:tabs>
                <w:rPr>
                  <w:rFonts w:eastAsiaTheme="minorEastAsia"/>
                  <w:noProof/>
                  <w:lang w:eastAsia="de-DE"/>
                </w:rPr>
              </w:pPr>
              <w:hyperlink w:anchor="_Toc511076257" w:history="1">
                <w:r w:rsidR="00204252" w:rsidRPr="00D326DB">
                  <w:rPr>
                    <w:rStyle w:val="Hyperlink"/>
                    <w:noProof/>
                  </w:rPr>
                  <w:t>4.2</w:t>
                </w:r>
                <w:r w:rsidR="00204252">
                  <w:rPr>
                    <w:rFonts w:eastAsiaTheme="minorEastAsia"/>
                    <w:noProof/>
                    <w:lang w:eastAsia="de-DE"/>
                  </w:rPr>
                  <w:tab/>
                </w:r>
                <w:r w:rsidR="00204252" w:rsidRPr="00D326DB">
                  <w:rPr>
                    <w:rStyle w:val="Hyperlink"/>
                    <w:noProof/>
                  </w:rPr>
                  <w:t>Vollversion</w:t>
                </w:r>
                <w:r w:rsidR="00204252">
                  <w:rPr>
                    <w:noProof/>
                    <w:webHidden/>
                  </w:rPr>
                  <w:tab/>
                </w:r>
                <w:r w:rsidR="00204252">
                  <w:rPr>
                    <w:noProof/>
                    <w:webHidden/>
                  </w:rPr>
                  <w:fldChar w:fldCharType="begin"/>
                </w:r>
                <w:r w:rsidR="00204252">
                  <w:rPr>
                    <w:noProof/>
                    <w:webHidden/>
                  </w:rPr>
                  <w:instrText xml:space="preserve"> PAGEREF _Toc511076257 \h </w:instrText>
                </w:r>
                <w:r w:rsidR="00204252">
                  <w:rPr>
                    <w:noProof/>
                    <w:webHidden/>
                  </w:rPr>
                </w:r>
                <w:r w:rsidR="00204252">
                  <w:rPr>
                    <w:noProof/>
                    <w:webHidden/>
                  </w:rPr>
                  <w:fldChar w:fldCharType="separate"/>
                </w:r>
                <w:r>
                  <w:rPr>
                    <w:noProof/>
                    <w:webHidden/>
                  </w:rPr>
                  <w:t>2</w:t>
                </w:r>
                <w:r w:rsidR="00204252">
                  <w:rPr>
                    <w:noProof/>
                    <w:webHidden/>
                  </w:rPr>
                  <w:fldChar w:fldCharType="end"/>
                </w:r>
              </w:hyperlink>
            </w:p>
            <w:p w14:paraId="22BB941D" w14:textId="18480AB2" w:rsidR="00204252" w:rsidRDefault="00043B62">
              <w:pPr>
                <w:pStyle w:val="Verzeichnis1"/>
                <w:tabs>
                  <w:tab w:val="left" w:pos="440"/>
                  <w:tab w:val="right" w:leader="dot" w:pos="9062"/>
                </w:tabs>
                <w:rPr>
                  <w:rFonts w:eastAsiaTheme="minorEastAsia"/>
                  <w:noProof/>
                  <w:lang w:eastAsia="de-DE"/>
                </w:rPr>
              </w:pPr>
              <w:hyperlink w:anchor="_Toc511076258" w:history="1">
                <w:r w:rsidR="00204252" w:rsidRPr="00D326DB">
                  <w:rPr>
                    <w:rStyle w:val="Hyperlink"/>
                    <w:noProof/>
                  </w:rPr>
                  <w:t>5</w:t>
                </w:r>
                <w:r w:rsidR="00204252">
                  <w:rPr>
                    <w:rFonts w:eastAsiaTheme="minorEastAsia"/>
                    <w:noProof/>
                    <w:lang w:eastAsia="de-DE"/>
                  </w:rPr>
                  <w:tab/>
                </w:r>
                <w:r w:rsidR="00204252" w:rsidRPr="00D326DB">
                  <w:rPr>
                    <w:rStyle w:val="Hyperlink"/>
                    <w:noProof/>
                  </w:rPr>
                  <w:t>Ausgabebeispiele</w:t>
                </w:r>
                <w:r w:rsidR="00204252">
                  <w:rPr>
                    <w:noProof/>
                    <w:webHidden/>
                  </w:rPr>
                  <w:tab/>
                </w:r>
                <w:r w:rsidR="00204252">
                  <w:rPr>
                    <w:noProof/>
                    <w:webHidden/>
                  </w:rPr>
                  <w:fldChar w:fldCharType="begin"/>
                </w:r>
                <w:r w:rsidR="00204252">
                  <w:rPr>
                    <w:noProof/>
                    <w:webHidden/>
                  </w:rPr>
                  <w:instrText xml:space="preserve"> PAGEREF _Toc511076258 \h </w:instrText>
                </w:r>
                <w:r w:rsidR="00204252">
                  <w:rPr>
                    <w:noProof/>
                    <w:webHidden/>
                  </w:rPr>
                </w:r>
                <w:r w:rsidR="00204252">
                  <w:rPr>
                    <w:noProof/>
                    <w:webHidden/>
                  </w:rPr>
                  <w:fldChar w:fldCharType="separate"/>
                </w:r>
                <w:r>
                  <w:rPr>
                    <w:noProof/>
                    <w:webHidden/>
                  </w:rPr>
                  <w:t>3</w:t>
                </w:r>
                <w:r w:rsidR="00204252">
                  <w:rPr>
                    <w:noProof/>
                    <w:webHidden/>
                  </w:rPr>
                  <w:fldChar w:fldCharType="end"/>
                </w:r>
              </w:hyperlink>
            </w:p>
            <w:p w14:paraId="112DEB4A" w14:textId="08805A82" w:rsidR="00204252" w:rsidRDefault="00043B62">
              <w:pPr>
                <w:pStyle w:val="Verzeichnis2"/>
                <w:tabs>
                  <w:tab w:val="left" w:pos="880"/>
                  <w:tab w:val="right" w:leader="dot" w:pos="9062"/>
                </w:tabs>
                <w:rPr>
                  <w:rFonts w:eastAsiaTheme="minorEastAsia"/>
                  <w:noProof/>
                  <w:lang w:eastAsia="de-DE"/>
                </w:rPr>
              </w:pPr>
              <w:hyperlink w:anchor="_Toc511076259" w:history="1">
                <w:r w:rsidR="00204252" w:rsidRPr="00D326DB">
                  <w:rPr>
                    <w:rStyle w:val="Hyperlink"/>
                    <w:noProof/>
                  </w:rPr>
                  <w:t>5.1</w:t>
                </w:r>
                <w:r w:rsidR="00204252">
                  <w:rPr>
                    <w:rFonts w:eastAsiaTheme="minorEastAsia"/>
                    <w:noProof/>
                    <w:lang w:eastAsia="de-DE"/>
                  </w:rPr>
                  <w:tab/>
                </w:r>
                <w:r w:rsidR="00204252" w:rsidRPr="00D326DB">
                  <w:rPr>
                    <w:rStyle w:val="Hyperlink"/>
                    <w:noProof/>
                  </w:rPr>
                  <w:t>Grundversion</w:t>
                </w:r>
                <w:r w:rsidR="00204252">
                  <w:rPr>
                    <w:noProof/>
                    <w:webHidden/>
                  </w:rPr>
                  <w:tab/>
                </w:r>
                <w:r w:rsidR="00204252">
                  <w:rPr>
                    <w:noProof/>
                    <w:webHidden/>
                  </w:rPr>
                  <w:fldChar w:fldCharType="begin"/>
                </w:r>
                <w:r w:rsidR="00204252">
                  <w:rPr>
                    <w:noProof/>
                    <w:webHidden/>
                  </w:rPr>
                  <w:instrText xml:space="preserve"> PAGEREF _Toc511076259 \h </w:instrText>
                </w:r>
                <w:r w:rsidR="00204252">
                  <w:rPr>
                    <w:noProof/>
                    <w:webHidden/>
                  </w:rPr>
                </w:r>
                <w:r w:rsidR="00204252">
                  <w:rPr>
                    <w:noProof/>
                    <w:webHidden/>
                  </w:rPr>
                  <w:fldChar w:fldCharType="separate"/>
                </w:r>
                <w:r>
                  <w:rPr>
                    <w:noProof/>
                    <w:webHidden/>
                  </w:rPr>
                  <w:t>3</w:t>
                </w:r>
                <w:r w:rsidR="00204252">
                  <w:rPr>
                    <w:noProof/>
                    <w:webHidden/>
                  </w:rPr>
                  <w:fldChar w:fldCharType="end"/>
                </w:r>
              </w:hyperlink>
            </w:p>
            <w:p w14:paraId="29A825B0" w14:textId="54D6492E" w:rsidR="00204252" w:rsidRDefault="00043B62">
              <w:pPr>
                <w:pStyle w:val="Verzeichnis2"/>
                <w:tabs>
                  <w:tab w:val="left" w:pos="880"/>
                  <w:tab w:val="right" w:leader="dot" w:pos="9062"/>
                </w:tabs>
                <w:rPr>
                  <w:rFonts w:eastAsiaTheme="minorEastAsia"/>
                  <w:noProof/>
                  <w:lang w:eastAsia="de-DE"/>
                </w:rPr>
              </w:pPr>
              <w:hyperlink w:anchor="_Toc511076260" w:history="1">
                <w:r w:rsidR="00204252" w:rsidRPr="00D326DB">
                  <w:rPr>
                    <w:rStyle w:val="Hyperlink"/>
                    <w:noProof/>
                  </w:rPr>
                  <w:t>5.2</w:t>
                </w:r>
                <w:r w:rsidR="00204252">
                  <w:rPr>
                    <w:rFonts w:eastAsiaTheme="minorEastAsia"/>
                    <w:noProof/>
                    <w:lang w:eastAsia="de-DE"/>
                  </w:rPr>
                  <w:tab/>
                </w:r>
                <w:r w:rsidR="00204252" w:rsidRPr="00D326DB">
                  <w:rPr>
                    <w:rStyle w:val="Hyperlink"/>
                    <w:noProof/>
                  </w:rPr>
                  <w:t>Vollversion</w:t>
                </w:r>
                <w:r w:rsidR="00204252">
                  <w:rPr>
                    <w:noProof/>
                    <w:webHidden/>
                  </w:rPr>
                  <w:tab/>
                </w:r>
                <w:r w:rsidR="00204252">
                  <w:rPr>
                    <w:noProof/>
                    <w:webHidden/>
                  </w:rPr>
                  <w:fldChar w:fldCharType="begin"/>
                </w:r>
                <w:r w:rsidR="00204252">
                  <w:rPr>
                    <w:noProof/>
                    <w:webHidden/>
                  </w:rPr>
                  <w:instrText xml:space="preserve"> PAGEREF _Toc511076260 \h </w:instrText>
                </w:r>
                <w:r w:rsidR="00204252">
                  <w:rPr>
                    <w:noProof/>
                    <w:webHidden/>
                  </w:rPr>
                </w:r>
                <w:r w:rsidR="00204252">
                  <w:rPr>
                    <w:noProof/>
                    <w:webHidden/>
                  </w:rPr>
                  <w:fldChar w:fldCharType="separate"/>
                </w:r>
                <w:r>
                  <w:rPr>
                    <w:noProof/>
                    <w:webHidden/>
                  </w:rPr>
                  <w:t>3</w:t>
                </w:r>
                <w:r w:rsidR="00204252">
                  <w:rPr>
                    <w:noProof/>
                    <w:webHidden/>
                  </w:rPr>
                  <w:fldChar w:fldCharType="end"/>
                </w:r>
              </w:hyperlink>
            </w:p>
            <w:p w14:paraId="32BAA66F" w14:textId="25C0543E" w:rsidR="00204252" w:rsidRDefault="00043B62">
              <w:pPr>
                <w:pStyle w:val="Verzeichnis1"/>
                <w:tabs>
                  <w:tab w:val="left" w:pos="440"/>
                  <w:tab w:val="right" w:leader="dot" w:pos="9062"/>
                </w:tabs>
                <w:rPr>
                  <w:rFonts w:eastAsiaTheme="minorEastAsia"/>
                  <w:noProof/>
                  <w:lang w:eastAsia="de-DE"/>
                </w:rPr>
              </w:pPr>
              <w:hyperlink w:anchor="_Toc511076261" w:history="1">
                <w:r w:rsidR="00204252" w:rsidRPr="00D326DB">
                  <w:rPr>
                    <w:rStyle w:val="Hyperlink"/>
                    <w:noProof/>
                  </w:rPr>
                  <w:t>6</w:t>
                </w:r>
                <w:r w:rsidR="00204252">
                  <w:rPr>
                    <w:rFonts w:eastAsiaTheme="minorEastAsia"/>
                    <w:noProof/>
                    <w:lang w:eastAsia="de-DE"/>
                  </w:rPr>
                  <w:tab/>
                </w:r>
                <w:r w:rsidR="00204252" w:rsidRPr="00D326DB">
                  <w:rPr>
                    <w:rStyle w:val="Hyperlink"/>
                    <w:noProof/>
                  </w:rPr>
                  <w:t>Persönliche Erklärung</w:t>
                </w:r>
                <w:r w:rsidR="00204252">
                  <w:rPr>
                    <w:noProof/>
                    <w:webHidden/>
                  </w:rPr>
                  <w:tab/>
                </w:r>
                <w:r w:rsidR="00204252">
                  <w:rPr>
                    <w:noProof/>
                    <w:webHidden/>
                  </w:rPr>
                  <w:fldChar w:fldCharType="begin"/>
                </w:r>
                <w:r w:rsidR="00204252">
                  <w:rPr>
                    <w:noProof/>
                    <w:webHidden/>
                  </w:rPr>
                  <w:instrText xml:space="preserve"> PAGEREF _Toc511076261 \h </w:instrText>
                </w:r>
                <w:r w:rsidR="00204252">
                  <w:rPr>
                    <w:noProof/>
                    <w:webHidden/>
                  </w:rPr>
                </w:r>
                <w:r w:rsidR="00204252">
                  <w:rPr>
                    <w:noProof/>
                    <w:webHidden/>
                  </w:rPr>
                  <w:fldChar w:fldCharType="separate"/>
                </w:r>
                <w:r>
                  <w:rPr>
                    <w:noProof/>
                    <w:webHidden/>
                  </w:rPr>
                  <w:t>4</w:t>
                </w:r>
                <w:r w:rsidR="00204252">
                  <w:rPr>
                    <w:noProof/>
                    <w:webHidden/>
                  </w:rPr>
                  <w:fldChar w:fldCharType="end"/>
                </w:r>
              </w:hyperlink>
            </w:p>
            <w:p w14:paraId="3D8FAD77" w14:textId="071CA523" w:rsidR="00204252" w:rsidRDefault="00043B62">
              <w:pPr>
                <w:pStyle w:val="Verzeichnis1"/>
                <w:tabs>
                  <w:tab w:val="left" w:pos="440"/>
                  <w:tab w:val="right" w:leader="dot" w:pos="9062"/>
                </w:tabs>
                <w:rPr>
                  <w:rFonts w:eastAsiaTheme="minorEastAsia"/>
                  <w:noProof/>
                  <w:lang w:eastAsia="de-DE"/>
                </w:rPr>
              </w:pPr>
              <w:hyperlink w:anchor="_Toc511076262" w:history="1">
                <w:r w:rsidR="00204252" w:rsidRPr="00D326DB">
                  <w:rPr>
                    <w:rStyle w:val="Hyperlink"/>
                    <w:noProof/>
                  </w:rPr>
                  <w:t>7</w:t>
                </w:r>
                <w:r w:rsidR="00204252">
                  <w:rPr>
                    <w:rFonts w:eastAsiaTheme="minorEastAsia"/>
                    <w:noProof/>
                    <w:lang w:eastAsia="de-DE"/>
                  </w:rPr>
                  <w:tab/>
                </w:r>
                <w:r w:rsidR="00204252" w:rsidRPr="00D326DB">
                  <w:rPr>
                    <w:rStyle w:val="Hyperlink"/>
                    <w:noProof/>
                  </w:rPr>
                  <w:t>Abbildungsverzeichnis</w:t>
                </w:r>
                <w:r w:rsidR="00204252">
                  <w:rPr>
                    <w:noProof/>
                    <w:webHidden/>
                  </w:rPr>
                  <w:tab/>
                </w:r>
                <w:r w:rsidR="00204252">
                  <w:rPr>
                    <w:noProof/>
                    <w:webHidden/>
                  </w:rPr>
                  <w:fldChar w:fldCharType="begin"/>
                </w:r>
                <w:r w:rsidR="00204252">
                  <w:rPr>
                    <w:noProof/>
                    <w:webHidden/>
                  </w:rPr>
                  <w:instrText xml:space="preserve"> PAGEREF _Toc511076262 \h </w:instrText>
                </w:r>
                <w:r w:rsidR="00204252">
                  <w:rPr>
                    <w:noProof/>
                    <w:webHidden/>
                  </w:rPr>
                </w:r>
                <w:r w:rsidR="00204252">
                  <w:rPr>
                    <w:noProof/>
                    <w:webHidden/>
                  </w:rPr>
                  <w:fldChar w:fldCharType="separate"/>
                </w:r>
                <w:r>
                  <w:rPr>
                    <w:noProof/>
                    <w:webHidden/>
                  </w:rPr>
                  <w:t>5</w:t>
                </w:r>
                <w:r w:rsidR="00204252">
                  <w:rPr>
                    <w:noProof/>
                    <w:webHidden/>
                  </w:rPr>
                  <w:fldChar w:fldCharType="end"/>
                </w:r>
              </w:hyperlink>
            </w:p>
            <w:p w14:paraId="4BFE9076" w14:textId="70B12206" w:rsidR="00204252" w:rsidRDefault="00043B62">
              <w:pPr>
                <w:pStyle w:val="Verzeichnis1"/>
                <w:tabs>
                  <w:tab w:val="left" w:pos="440"/>
                  <w:tab w:val="right" w:leader="dot" w:pos="9062"/>
                </w:tabs>
                <w:rPr>
                  <w:rFonts w:eastAsiaTheme="minorEastAsia"/>
                  <w:noProof/>
                  <w:lang w:eastAsia="de-DE"/>
                </w:rPr>
              </w:pPr>
              <w:hyperlink w:anchor="_Toc511076263" w:history="1">
                <w:r w:rsidR="00204252" w:rsidRPr="00D326DB">
                  <w:rPr>
                    <w:rStyle w:val="Hyperlink"/>
                    <w:noProof/>
                  </w:rPr>
                  <w:t>8</w:t>
                </w:r>
                <w:r w:rsidR="00204252">
                  <w:rPr>
                    <w:rFonts w:eastAsiaTheme="minorEastAsia"/>
                    <w:noProof/>
                    <w:lang w:eastAsia="de-DE"/>
                  </w:rPr>
                  <w:tab/>
                </w:r>
                <w:r w:rsidR="00204252" w:rsidRPr="00D326DB">
                  <w:rPr>
                    <w:rStyle w:val="Hyperlink"/>
                    <w:noProof/>
                  </w:rPr>
                  <w:t>Tabellenverzeichnis</w:t>
                </w:r>
                <w:r w:rsidR="00204252">
                  <w:rPr>
                    <w:noProof/>
                    <w:webHidden/>
                  </w:rPr>
                  <w:tab/>
                </w:r>
                <w:r w:rsidR="00204252">
                  <w:rPr>
                    <w:noProof/>
                    <w:webHidden/>
                  </w:rPr>
                  <w:fldChar w:fldCharType="begin"/>
                </w:r>
                <w:r w:rsidR="00204252">
                  <w:rPr>
                    <w:noProof/>
                    <w:webHidden/>
                  </w:rPr>
                  <w:instrText xml:space="preserve"> PAGEREF _Toc511076263 \h </w:instrText>
                </w:r>
                <w:r w:rsidR="00204252">
                  <w:rPr>
                    <w:noProof/>
                    <w:webHidden/>
                  </w:rPr>
                </w:r>
                <w:r w:rsidR="00204252">
                  <w:rPr>
                    <w:noProof/>
                    <w:webHidden/>
                  </w:rPr>
                  <w:fldChar w:fldCharType="separate"/>
                </w:r>
                <w:r>
                  <w:rPr>
                    <w:noProof/>
                    <w:webHidden/>
                  </w:rPr>
                  <w:t>5</w:t>
                </w:r>
                <w:r w:rsidR="00204252">
                  <w:rPr>
                    <w:noProof/>
                    <w:webHidden/>
                  </w:rPr>
                  <w:fldChar w:fldCharType="end"/>
                </w:r>
              </w:hyperlink>
            </w:p>
            <w:p w14:paraId="7FF8DDB9" w14:textId="1A57F0F1" w:rsidR="00204252" w:rsidRDefault="00043B62">
              <w:pPr>
                <w:pStyle w:val="Verzeichnis1"/>
                <w:tabs>
                  <w:tab w:val="left" w:pos="440"/>
                  <w:tab w:val="right" w:leader="dot" w:pos="9062"/>
                </w:tabs>
                <w:rPr>
                  <w:rFonts w:eastAsiaTheme="minorEastAsia"/>
                  <w:noProof/>
                  <w:lang w:eastAsia="de-DE"/>
                </w:rPr>
              </w:pPr>
              <w:hyperlink w:anchor="_Toc511076264" w:history="1">
                <w:r w:rsidR="00204252" w:rsidRPr="00D326DB">
                  <w:rPr>
                    <w:rStyle w:val="Hyperlink"/>
                    <w:noProof/>
                  </w:rPr>
                  <w:t>9</w:t>
                </w:r>
                <w:r w:rsidR="00204252">
                  <w:rPr>
                    <w:rFonts w:eastAsiaTheme="minorEastAsia"/>
                    <w:noProof/>
                    <w:lang w:eastAsia="de-DE"/>
                  </w:rPr>
                  <w:tab/>
                </w:r>
                <w:r w:rsidR="00204252" w:rsidRPr="00D326DB">
                  <w:rPr>
                    <w:rStyle w:val="Hyperlink"/>
                    <w:noProof/>
                  </w:rPr>
                  <w:t>Quellenverzeichnis</w:t>
                </w:r>
                <w:r w:rsidR="00204252">
                  <w:rPr>
                    <w:noProof/>
                    <w:webHidden/>
                  </w:rPr>
                  <w:tab/>
                </w:r>
                <w:r w:rsidR="00204252">
                  <w:rPr>
                    <w:noProof/>
                    <w:webHidden/>
                  </w:rPr>
                  <w:fldChar w:fldCharType="begin"/>
                </w:r>
                <w:r w:rsidR="00204252">
                  <w:rPr>
                    <w:noProof/>
                    <w:webHidden/>
                  </w:rPr>
                  <w:instrText xml:space="preserve"> PAGEREF _Toc511076264 \h </w:instrText>
                </w:r>
                <w:r w:rsidR="00204252">
                  <w:rPr>
                    <w:noProof/>
                    <w:webHidden/>
                  </w:rPr>
                </w:r>
                <w:r w:rsidR="00204252">
                  <w:rPr>
                    <w:noProof/>
                    <w:webHidden/>
                  </w:rPr>
                  <w:fldChar w:fldCharType="separate"/>
                </w:r>
                <w:r>
                  <w:rPr>
                    <w:noProof/>
                    <w:webHidden/>
                  </w:rPr>
                  <w:t>5</w:t>
                </w:r>
                <w:r w:rsidR="00204252">
                  <w:rPr>
                    <w:noProof/>
                    <w:webHidden/>
                  </w:rPr>
                  <w:fldChar w:fldCharType="end"/>
                </w:r>
              </w:hyperlink>
            </w:p>
            <w:p w14:paraId="23982D45" w14:textId="28C79698" w:rsidR="000F0BFD" w:rsidRPr="00F9047E" w:rsidRDefault="000F0BFD">
              <w:r w:rsidRPr="00F9047E">
                <w:rPr>
                  <w:b/>
                  <w:bCs/>
                </w:rPr>
                <w:fldChar w:fldCharType="end"/>
              </w:r>
            </w:p>
          </w:sdtContent>
        </w:sdt>
        <w:p w14:paraId="200D68DD" w14:textId="77777777" w:rsidR="000F0BFD" w:rsidRPr="00F9047E" w:rsidRDefault="00043B62">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pPr>
      <w:bookmarkStart w:id="5" w:name="_Toc511076249"/>
      <w:r>
        <w:t>Lieferumfang</w:t>
      </w:r>
      <w:bookmarkEnd w:id="5"/>
    </w:p>
    <w:p w14:paraId="1D3F7298" w14:textId="77777777" w:rsidR="002A16FE" w:rsidRPr="008E449C" w:rsidRDefault="002A16FE" w:rsidP="002A16FE">
      <w:r>
        <w:t>1x Bedienungsanleitung</w:t>
      </w:r>
    </w:p>
    <w:p w14:paraId="5CE0B7AF" w14:textId="3AAAED21" w:rsidR="002A16FE" w:rsidRDefault="002A16FE" w:rsidP="00D25A48">
      <w:r>
        <w:t xml:space="preserve">1x </w:t>
      </w:r>
      <w:r w:rsidR="004E2650">
        <w:t>Der Wi</w:t>
      </w:r>
      <w:r>
        <w:t>derstandsrechner als C-Programm</w:t>
      </w:r>
    </w:p>
    <w:p w14:paraId="2E2FDBC7" w14:textId="680F714C" w:rsidR="001D7301" w:rsidRDefault="001D7301" w:rsidP="00164E1F">
      <w:pPr>
        <w:pStyle w:val="berschrift1"/>
      </w:pPr>
      <w:bookmarkStart w:id="6" w:name="_Toc511076250"/>
      <w:r>
        <w:t>Bedienung</w:t>
      </w:r>
      <w:bookmarkEnd w:id="6"/>
    </w:p>
    <w:p w14:paraId="157CE046" w14:textId="1A076707" w:rsidR="005332BA" w:rsidRDefault="005332BA" w:rsidP="00D25A48">
      <w:r>
        <w:t>Sie können</w:t>
      </w:r>
      <w:r w:rsidR="001D7301">
        <w:t xml:space="preserve"> nach Aufforderung, die</w:t>
      </w:r>
      <w:r>
        <w:t xml:space="preserve"> einzelnen</w:t>
      </w:r>
      <w:r w:rsidR="001D7301">
        <w:t xml:space="preserve"> Farben de</w:t>
      </w:r>
      <w:r>
        <w:t>r</w:t>
      </w:r>
      <w:r w:rsidR="001D7301">
        <w:t xml:space="preserve"> Widerstand</w:t>
      </w:r>
      <w:r>
        <w:t>sringe eingeben. Die Eingabe wird jew</w:t>
      </w:r>
      <w:r w:rsidR="001D7301">
        <w:t xml:space="preserve">eils durch </w:t>
      </w:r>
      <w:r>
        <w:t>einen Bindestrich</w:t>
      </w:r>
      <w:r w:rsidR="00FF4E0E">
        <w:t xml:space="preserve"> (in der Grundversion)</w:t>
      </w:r>
      <w:r>
        <w:t xml:space="preserve"> </w:t>
      </w:r>
      <w:r w:rsidR="00FF4E0E">
        <w:t xml:space="preserve">oder durch </w:t>
      </w:r>
      <w:r w:rsidR="001827FC">
        <w:t xml:space="preserve">Schrägstriche </w:t>
      </w:r>
      <w:r w:rsidR="00FF4E0E">
        <w:t xml:space="preserve">bzw. Kommas </w:t>
      </w:r>
      <w:r>
        <w:t>getrennt</w:t>
      </w:r>
      <w:r w:rsidR="001D7301">
        <w:t xml:space="preserve">. Es ist die Eingabe von Widerständen mit 4 </w:t>
      </w:r>
      <w:r w:rsidR="001827FC">
        <w:t xml:space="preserve">(in der Grundversion) </w:t>
      </w:r>
      <w:r w:rsidR="001D7301">
        <w:t>bis 6 Widersta</w:t>
      </w:r>
      <w:r>
        <w:t xml:space="preserve">ndsringen möglich. Sie bekommen </w:t>
      </w:r>
      <w:r w:rsidR="001D7301">
        <w:t>anschließend den Widerstandswert in geeignet</w:t>
      </w:r>
      <w:r>
        <w:t>er Weise zurück.</w:t>
      </w:r>
    </w:p>
    <w:p w14:paraId="6BD960B2" w14:textId="36FE8FE8" w:rsidR="006A70E8" w:rsidRDefault="006A70E8" w:rsidP="00D25A48">
      <w:r>
        <w:t>Um das Programm zu verlassen, einfach „-quit“ anstelle der Farbringe eingeben und bestätigen.</w:t>
      </w:r>
    </w:p>
    <w:p w14:paraId="030283F1" w14:textId="77777777" w:rsidR="005332BA" w:rsidRDefault="005332BA" w:rsidP="00D25A48">
      <w:r>
        <w:rPr>
          <w:noProof/>
        </w:rPr>
        <w:drawing>
          <wp:inline distT="0" distB="0" distL="0" distR="0" wp14:anchorId="22B4BC34" wp14:editId="60FE7E5A">
            <wp:extent cx="4457700" cy="8858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rstandsrechner.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inline>
        </w:drawing>
      </w:r>
    </w:p>
    <w:p w14:paraId="65F003B6" w14:textId="68624D03" w:rsidR="001C761B" w:rsidRPr="00D25A48" w:rsidRDefault="005332BA" w:rsidP="00D25A48">
      <w:pPr>
        <w:pStyle w:val="Beschriftung"/>
      </w:pPr>
      <w:r w:rsidRPr="00FF4E0E">
        <w:t xml:space="preserve">Abbildung </w:t>
      </w:r>
      <w:r w:rsidR="00043B62">
        <w:fldChar w:fldCharType="begin"/>
      </w:r>
      <w:r w:rsidR="00043B62">
        <w:instrText xml:space="preserve"> SEQ Abbildung \* ARABIC </w:instrText>
      </w:r>
      <w:r w:rsidR="00043B62">
        <w:fldChar w:fldCharType="separate"/>
      </w:r>
      <w:r w:rsidR="00043B62">
        <w:rPr>
          <w:noProof/>
        </w:rPr>
        <w:t>1</w:t>
      </w:r>
      <w:r w:rsidR="00043B62">
        <w:rPr>
          <w:noProof/>
        </w:rPr>
        <w:fldChar w:fldCharType="end"/>
      </w:r>
      <w:r w:rsidRPr="00D25A48">
        <w:t xml:space="preserve">: </w:t>
      </w:r>
      <w:bookmarkStart w:id="7" w:name="_Toc510967281"/>
      <w:r w:rsidR="00781995" w:rsidRPr="00D25A48">
        <w:t>Bedienoberfläche</w:t>
      </w:r>
      <w:bookmarkEnd w:id="7"/>
    </w:p>
    <w:p w14:paraId="1996001E" w14:textId="7B3A85B2" w:rsidR="00BC4566" w:rsidRDefault="00BC4566" w:rsidP="00164E1F">
      <w:pPr>
        <w:pStyle w:val="berschrift1"/>
      </w:pPr>
      <w:bookmarkStart w:id="8" w:name="_Toc511076251"/>
      <w:r>
        <w:t>Reihenfolge der Farbringe eines Widerstandes</w:t>
      </w:r>
      <w:bookmarkEnd w:id="8"/>
    </w:p>
    <w:p w14:paraId="2A1BCBF1" w14:textId="56CDAD1F" w:rsidR="00BC4566" w:rsidRDefault="00BC4566" w:rsidP="00BC4566">
      <w:pPr>
        <w:pStyle w:val="berschrift2"/>
      </w:pPr>
      <w:bookmarkStart w:id="9" w:name="_Toc511076252"/>
      <w:r>
        <w:t>Grundversion</w:t>
      </w:r>
      <w:bookmarkEnd w:id="9"/>
    </w:p>
    <w:p w14:paraId="076BAE87" w14:textId="77777777" w:rsidR="00BC4566" w:rsidRPr="00D25A48" w:rsidRDefault="00BC4566" w:rsidP="00BC4566">
      <w:pPr>
        <w:pStyle w:val="Listenabsatz"/>
        <w:numPr>
          <w:ilvl w:val="0"/>
          <w:numId w:val="15"/>
        </w:numPr>
        <w:spacing w:before="0" w:after="0"/>
        <w:rPr>
          <w:lang w:val="en-GB"/>
        </w:rPr>
      </w:pPr>
      <w:r w:rsidRPr="00D25A48">
        <w:rPr>
          <w:lang w:val="en-GB"/>
        </w:rPr>
        <w:t>4-Ringe: 1.Band, 2.Band, Multiplikator, Toleranz</w:t>
      </w:r>
      <w:r w:rsidRPr="00D25A48">
        <w:rPr>
          <w:lang w:val="en-GB"/>
        </w:rPr>
        <w:tab/>
      </w:r>
      <w:r w:rsidRPr="00D25A48">
        <w:rPr>
          <w:lang w:val="en-GB"/>
        </w:rPr>
        <w:tab/>
      </w:r>
      <w:r w:rsidRPr="00D25A48">
        <w:rPr>
          <w:lang w:val="en-GB"/>
        </w:rPr>
        <w:tab/>
        <w:t>---|  I I I     I |--</w:t>
      </w:r>
    </w:p>
    <w:p w14:paraId="49131994" w14:textId="6250CD33" w:rsidR="00BC4566" w:rsidRDefault="00BC4566" w:rsidP="00BC4566">
      <w:pPr>
        <w:pStyle w:val="berschrift2"/>
      </w:pPr>
      <w:bookmarkStart w:id="10" w:name="_Toc511076253"/>
      <w:r>
        <w:t>Vollversion</w:t>
      </w:r>
      <w:bookmarkEnd w:id="10"/>
    </w:p>
    <w:p w14:paraId="7CC926DE" w14:textId="77777777" w:rsidR="00BC4566" w:rsidRPr="00D25A48" w:rsidRDefault="00BC4566" w:rsidP="00BC4566">
      <w:pPr>
        <w:pStyle w:val="Listenabsatz"/>
        <w:numPr>
          <w:ilvl w:val="0"/>
          <w:numId w:val="15"/>
        </w:numPr>
        <w:spacing w:before="0" w:after="0"/>
        <w:rPr>
          <w:lang w:val="en-GB"/>
        </w:rPr>
      </w:pPr>
      <w:r w:rsidRPr="00D25A48">
        <w:rPr>
          <w:lang w:val="en-GB"/>
        </w:rPr>
        <w:t>4-Ringe: 1.Band, 2.Band, Multiplikator, Toleranz</w:t>
      </w:r>
      <w:r w:rsidRPr="00D25A48">
        <w:rPr>
          <w:lang w:val="en-GB"/>
        </w:rPr>
        <w:tab/>
      </w:r>
      <w:r w:rsidRPr="00D25A48">
        <w:rPr>
          <w:lang w:val="en-GB"/>
        </w:rPr>
        <w:tab/>
      </w:r>
      <w:r w:rsidRPr="00D25A48">
        <w:rPr>
          <w:lang w:val="en-GB"/>
        </w:rPr>
        <w:tab/>
        <w:t>---|  I I I     I |--</w:t>
      </w:r>
    </w:p>
    <w:p w14:paraId="4BE50643" w14:textId="77777777" w:rsidR="00BC4566" w:rsidRPr="00D25A48" w:rsidRDefault="00BC4566" w:rsidP="00BC4566">
      <w:pPr>
        <w:pStyle w:val="Listenabsatz"/>
        <w:numPr>
          <w:ilvl w:val="0"/>
          <w:numId w:val="15"/>
        </w:numPr>
        <w:rPr>
          <w:lang w:val="en-GB"/>
        </w:rPr>
      </w:pPr>
      <w:r w:rsidRPr="00D25A48">
        <w:rPr>
          <w:lang w:val="en-GB"/>
        </w:rPr>
        <w:t>5-Ringe: 1.Band, 2.Band, 3.Band, Multiplikator, Toleranz</w:t>
      </w:r>
      <w:r w:rsidRPr="00D25A48">
        <w:rPr>
          <w:lang w:val="en-GB"/>
        </w:rPr>
        <w:tab/>
      </w:r>
      <w:r w:rsidRPr="00D25A48">
        <w:rPr>
          <w:lang w:val="en-GB"/>
        </w:rPr>
        <w:tab/>
        <w:t>---|  I I I I    I |---</w:t>
      </w:r>
    </w:p>
    <w:p w14:paraId="2C2E1CAC" w14:textId="096B15C7" w:rsidR="00D25A48" w:rsidRDefault="00BC4566" w:rsidP="00BC4566">
      <w:pPr>
        <w:pStyle w:val="Listenabsatz"/>
        <w:numPr>
          <w:ilvl w:val="0"/>
          <w:numId w:val="15"/>
        </w:numPr>
        <w:rPr>
          <w:lang w:val="en-GB"/>
        </w:rPr>
      </w:pPr>
      <w:r w:rsidRPr="00D25A48">
        <w:rPr>
          <w:lang w:val="en-GB"/>
        </w:rPr>
        <w:t>6-Ringe: 1.Band, 2.Band, 3.Band, Multiplikator, Toleranz, PPM</w:t>
      </w:r>
      <w:r w:rsidRPr="00D25A48">
        <w:rPr>
          <w:lang w:val="en-GB"/>
        </w:rPr>
        <w:tab/>
      </w:r>
      <w:r w:rsidRPr="00D25A48">
        <w:rPr>
          <w:lang w:val="en-GB"/>
        </w:rPr>
        <w:tab/>
        <w:t>---|  I I I I I   I |---</w:t>
      </w:r>
    </w:p>
    <w:p w14:paraId="6C2F34EE" w14:textId="77777777" w:rsidR="00D25A48" w:rsidRDefault="00D25A48">
      <w:pPr>
        <w:spacing w:before="0" w:after="160" w:line="259" w:lineRule="auto"/>
        <w:rPr>
          <w:lang w:val="en-GB"/>
        </w:rPr>
      </w:pPr>
      <w:r>
        <w:rPr>
          <w:lang w:val="en-GB"/>
        </w:rPr>
        <w:br w:type="page"/>
      </w:r>
    </w:p>
    <w:p w14:paraId="50E9EF67" w14:textId="4C160788" w:rsidR="00852FBC" w:rsidRDefault="001D7301">
      <w:pPr>
        <w:pStyle w:val="berschrift1"/>
      </w:pPr>
      <w:bookmarkStart w:id="11" w:name="_Toc510956836"/>
      <w:bookmarkStart w:id="12" w:name="_Toc510965923"/>
      <w:bookmarkStart w:id="13" w:name="_Toc510967002"/>
      <w:bookmarkStart w:id="14" w:name="_Toc510967372"/>
      <w:bookmarkStart w:id="15" w:name="_Toc510967689"/>
      <w:bookmarkStart w:id="16" w:name="_Toc511054042"/>
      <w:bookmarkStart w:id="17" w:name="_Toc510956837"/>
      <w:bookmarkStart w:id="18" w:name="_Toc510965924"/>
      <w:bookmarkStart w:id="19" w:name="_Toc510967003"/>
      <w:bookmarkStart w:id="20" w:name="_Toc510967373"/>
      <w:bookmarkStart w:id="21" w:name="_Toc510967690"/>
      <w:bookmarkStart w:id="22" w:name="_Toc511054043"/>
      <w:bookmarkStart w:id="23" w:name="_Toc510956838"/>
      <w:bookmarkStart w:id="24" w:name="_Toc510965925"/>
      <w:bookmarkStart w:id="25" w:name="_Toc510967004"/>
      <w:bookmarkStart w:id="26" w:name="_Toc510967374"/>
      <w:bookmarkStart w:id="27" w:name="_Toc510967691"/>
      <w:bookmarkStart w:id="28" w:name="_Toc511054044"/>
      <w:bookmarkStart w:id="29" w:name="_Toc510956839"/>
      <w:bookmarkStart w:id="30" w:name="_Toc510965926"/>
      <w:bookmarkStart w:id="31" w:name="_Toc510967005"/>
      <w:bookmarkStart w:id="32" w:name="_Toc510967375"/>
      <w:bookmarkStart w:id="33" w:name="_Toc510967692"/>
      <w:bookmarkStart w:id="34" w:name="_Toc511054045"/>
      <w:bookmarkStart w:id="35" w:name="_Toc51107625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lastRenderedPageBreak/>
        <w:t>Eingabemöglichkeiten</w:t>
      </w:r>
      <w:bookmarkEnd w:id="35"/>
    </w:p>
    <w:p w14:paraId="4D787807" w14:textId="77777777" w:rsidR="001D7301" w:rsidRDefault="001D7301" w:rsidP="001D7301">
      <w:r>
        <w:t>Die möglichen Eingaben beziehen sich auf folgende Tabelle:</w:t>
      </w:r>
    </w:p>
    <w:tbl>
      <w:tblPr>
        <w:tblStyle w:val="Tabellenraster"/>
        <w:tblW w:w="5000" w:type="pct"/>
        <w:tblLook w:val="04A0" w:firstRow="1" w:lastRow="0" w:firstColumn="1" w:lastColumn="0" w:noHBand="0" w:noVBand="1"/>
      </w:tblPr>
      <w:tblGrid>
        <w:gridCol w:w="2701"/>
        <w:gridCol w:w="855"/>
        <w:gridCol w:w="855"/>
        <w:gridCol w:w="855"/>
        <w:gridCol w:w="1424"/>
        <w:gridCol w:w="1001"/>
        <w:gridCol w:w="1371"/>
      </w:tblGrid>
      <w:tr w:rsidR="00EC7242" w:rsidRPr="000D4163" w14:paraId="31EE7DA7" w14:textId="2484D4FD" w:rsidTr="00D25A48">
        <w:tc>
          <w:tcPr>
            <w:tcW w:w="1814" w:type="pct"/>
            <w:vAlign w:val="center"/>
          </w:tcPr>
          <w:p w14:paraId="21A18CEC" w14:textId="77777777" w:rsidR="00EC7242" w:rsidRPr="000D4163" w:rsidRDefault="00EC7242">
            <w:pPr>
              <w:spacing w:before="0" w:after="0"/>
              <w:jc w:val="center"/>
              <w:rPr>
                <w:b/>
              </w:rPr>
            </w:pPr>
            <w:r w:rsidRPr="000D4163">
              <w:rPr>
                <w:b/>
              </w:rPr>
              <w:t>Farbe</w:t>
            </w:r>
          </w:p>
        </w:tc>
        <w:tc>
          <w:tcPr>
            <w:tcW w:w="472" w:type="pct"/>
            <w:vAlign w:val="center"/>
          </w:tcPr>
          <w:p w14:paraId="4DA7EE2F" w14:textId="77777777" w:rsidR="00EC7242" w:rsidRPr="000D4163" w:rsidRDefault="00EC7242">
            <w:pPr>
              <w:spacing w:before="0" w:after="0"/>
              <w:jc w:val="center"/>
              <w:rPr>
                <w:b/>
              </w:rPr>
            </w:pPr>
            <w:r w:rsidRPr="000D4163">
              <w:rPr>
                <w:b/>
              </w:rPr>
              <w:t>1.Band</w:t>
            </w:r>
          </w:p>
        </w:tc>
        <w:tc>
          <w:tcPr>
            <w:tcW w:w="472" w:type="pct"/>
            <w:vAlign w:val="center"/>
          </w:tcPr>
          <w:p w14:paraId="3E69609C" w14:textId="77777777" w:rsidR="00EC7242" w:rsidRPr="000D4163" w:rsidRDefault="00EC7242">
            <w:pPr>
              <w:spacing w:before="0" w:after="0"/>
              <w:jc w:val="center"/>
              <w:rPr>
                <w:b/>
              </w:rPr>
            </w:pPr>
            <w:r w:rsidRPr="000D4163">
              <w:rPr>
                <w:b/>
              </w:rPr>
              <w:t>2.Band</w:t>
            </w:r>
          </w:p>
        </w:tc>
        <w:tc>
          <w:tcPr>
            <w:tcW w:w="547" w:type="pct"/>
            <w:vAlign w:val="center"/>
          </w:tcPr>
          <w:p w14:paraId="6BAC0AD9" w14:textId="221B17B2" w:rsidR="00EC7242" w:rsidRPr="000D4163" w:rsidRDefault="00EC7242">
            <w:pPr>
              <w:spacing w:before="0" w:after="0"/>
              <w:jc w:val="center"/>
              <w:rPr>
                <w:b/>
              </w:rPr>
            </w:pPr>
            <w:r w:rsidRPr="000D4163">
              <w:rPr>
                <w:b/>
              </w:rPr>
              <w:t>3.Band</w:t>
            </w:r>
          </w:p>
        </w:tc>
        <w:tc>
          <w:tcPr>
            <w:tcW w:w="786" w:type="pct"/>
            <w:vAlign w:val="center"/>
          </w:tcPr>
          <w:p w14:paraId="4229204A" w14:textId="77777777" w:rsidR="00EC7242" w:rsidRPr="000D4163" w:rsidRDefault="00EC7242">
            <w:pPr>
              <w:spacing w:before="0" w:after="0"/>
              <w:jc w:val="center"/>
              <w:rPr>
                <w:b/>
              </w:rPr>
            </w:pPr>
            <w:r w:rsidRPr="000D4163">
              <w:rPr>
                <w:b/>
              </w:rPr>
              <w:t>Multiplikator</w:t>
            </w:r>
          </w:p>
        </w:tc>
        <w:tc>
          <w:tcPr>
            <w:tcW w:w="552" w:type="pct"/>
            <w:vAlign w:val="center"/>
          </w:tcPr>
          <w:p w14:paraId="3EC8A1A8" w14:textId="77777777" w:rsidR="00EC7242" w:rsidRPr="000D4163" w:rsidRDefault="00EC7242">
            <w:pPr>
              <w:spacing w:before="0" w:after="0"/>
              <w:jc w:val="center"/>
              <w:rPr>
                <w:b/>
              </w:rPr>
            </w:pPr>
            <w:r w:rsidRPr="000D4163">
              <w:rPr>
                <w:b/>
              </w:rPr>
              <w:t>Toleranz</w:t>
            </w:r>
          </w:p>
        </w:tc>
        <w:tc>
          <w:tcPr>
            <w:tcW w:w="357" w:type="pct"/>
            <w:vAlign w:val="center"/>
          </w:tcPr>
          <w:p w14:paraId="138B4041" w14:textId="77777777" w:rsidR="00EC7242" w:rsidRDefault="00EC7242">
            <w:pPr>
              <w:spacing w:before="0" w:after="0"/>
              <w:jc w:val="center"/>
              <w:rPr>
                <w:b/>
              </w:rPr>
            </w:pPr>
            <w:r>
              <w:rPr>
                <w:b/>
              </w:rPr>
              <w:t>Temperatur-Koeffizient (10</w:t>
            </w:r>
            <w:r w:rsidRPr="00D25A48">
              <w:rPr>
                <w:b/>
                <w:vertAlign w:val="superscript"/>
              </w:rPr>
              <w:t>-6</w:t>
            </w:r>
            <w:r>
              <w:rPr>
                <w:b/>
              </w:rPr>
              <w:t xml:space="preserve"> /K)</w:t>
            </w:r>
          </w:p>
          <w:p w14:paraId="16EBC3B5" w14:textId="050E875F" w:rsidR="00EC7242" w:rsidRPr="000D4163" w:rsidRDefault="00EC7242">
            <w:pPr>
              <w:spacing w:before="0" w:after="0"/>
              <w:jc w:val="center"/>
              <w:rPr>
                <w:b/>
              </w:rPr>
            </w:pPr>
            <w:r>
              <w:rPr>
                <w:b/>
              </w:rPr>
              <w:t>(PPM)</w:t>
            </w:r>
          </w:p>
        </w:tc>
      </w:tr>
      <w:tr w:rsidR="00EC7242" w14:paraId="5D9DBF14" w14:textId="6DBFA967" w:rsidTr="00D25A48">
        <w:tc>
          <w:tcPr>
            <w:tcW w:w="1814" w:type="pct"/>
            <w:vAlign w:val="center"/>
          </w:tcPr>
          <w:p w14:paraId="25573E6B" w14:textId="77777777" w:rsidR="00EC7242" w:rsidRDefault="00EC7242">
            <w:pPr>
              <w:spacing w:before="0" w:after="0"/>
              <w:jc w:val="center"/>
            </w:pPr>
            <w:r w:rsidRPr="008554FF">
              <w:t xml:space="preserve">schwarz, </w:t>
            </w:r>
            <w:r>
              <w:t>sw</w:t>
            </w:r>
            <w:r w:rsidRPr="008554FF">
              <w:t xml:space="preserve">, </w:t>
            </w:r>
            <w:r>
              <w:t>black</w:t>
            </w:r>
            <w:r w:rsidRPr="008554FF">
              <w:t>, bk</w:t>
            </w:r>
          </w:p>
        </w:tc>
        <w:tc>
          <w:tcPr>
            <w:tcW w:w="472" w:type="pct"/>
            <w:vAlign w:val="center"/>
          </w:tcPr>
          <w:p w14:paraId="1F02650A" w14:textId="77777777" w:rsidR="00EC7242" w:rsidRDefault="00EC7242">
            <w:pPr>
              <w:spacing w:before="0" w:after="0"/>
              <w:jc w:val="center"/>
            </w:pPr>
            <w:r>
              <w:t>0</w:t>
            </w:r>
          </w:p>
        </w:tc>
        <w:tc>
          <w:tcPr>
            <w:tcW w:w="472" w:type="pct"/>
            <w:vAlign w:val="center"/>
          </w:tcPr>
          <w:p w14:paraId="39EB0620" w14:textId="77777777" w:rsidR="00EC7242" w:rsidRDefault="00EC7242">
            <w:pPr>
              <w:spacing w:before="0" w:after="0"/>
              <w:jc w:val="center"/>
            </w:pPr>
            <w:r>
              <w:t>0</w:t>
            </w:r>
          </w:p>
        </w:tc>
        <w:tc>
          <w:tcPr>
            <w:tcW w:w="547" w:type="pct"/>
            <w:vAlign w:val="center"/>
          </w:tcPr>
          <w:p w14:paraId="0856DD22" w14:textId="77777777" w:rsidR="00EC7242" w:rsidRDefault="00EC7242">
            <w:pPr>
              <w:spacing w:before="0" w:after="0"/>
              <w:jc w:val="center"/>
            </w:pPr>
            <w:r>
              <w:t>0</w:t>
            </w:r>
          </w:p>
        </w:tc>
        <w:tc>
          <w:tcPr>
            <w:tcW w:w="786" w:type="pct"/>
            <w:vAlign w:val="center"/>
          </w:tcPr>
          <w:p w14:paraId="076E1D39" w14:textId="77777777" w:rsidR="00EC7242" w:rsidRDefault="00EC7242">
            <w:pPr>
              <w:spacing w:before="0" w:after="0"/>
              <w:jc w:val="center"/>
            </w:pPr>
            <w:r>
              <w:t>x1</w:t>
            </w:r>
          </w:p>
        </w:tc>
        <w:tc>
          <w:tcPr>
            <w:tcW w:w="552" w:type="pct"/>
            <w:vAlign w:val="center"/>
          </w:tcPr>
          <w:p w14:paraId="2663CC34" w14:textId="77777777" w:rsidR="00EC7242" w:rsidRDefault="00EC7242">
            <w:pPr>
              <w:spacing w:before="0" w:after="0"/>
              <w:jc w:val="center"/>
            </w:pPr>
          </w:p>
        </w:tc>
        <w:tc>
          <w:tcPr>
            <w:tcW w:w="357" w:type="pct"/>
            <w:vAlign w:val="center"/>
          </w:tcPr>
          <w:p w14:paraId="6CD2CC87" w14:textId="17139B33" w:rsidR="00EC7242" w:rsidRDefault="00EC7242">
            <w:pPr>
              <w:spacing w:before="0" w:after="0"/>
              <w:jc w:val="center"/>
            </w:pPr>
            <w:r>
              <w:t>± 250</w:t>
            </w:r>
          </w:p>
        </w:tc>
      </w:tr>
      <w:tr w:rsidR="00EC7242" w14:paraId="1381D571" w14:textId="6DFD3779" w:rsidTr="00D25A48">
        <w:tc>
          <w:tcPr>
            <w:tcW w:w="1814" w:type="pct"/>
            <w:vAlign w:val="center"/>
          </w:tcPr>
          <w:p w14:paraId="07B85A74" w14:textId="77777777" w:rsidR="00EC7242" w:rsidRDefault="00EC7242">
            <w:pPr>
              <w:spacing w:before="0" w:after="0"/>
              <w:jc w:val="center"/>
            </w:pPr>
            <w:r w:rsidRPr="008554FF">
              <w:t>braun, br, brown, bn</w:t>
            </w:r>
          </w:p>
        </w:tc>
        <w:tc>
          <w:tcPr>
            <w:tcW w:w="472" w:type="pct"/>
            <w:vAlign w:val="center"/>
          </w:tcPr>
          <w:p w14:paraId="4672D51A" w14:textId="77777777" w:rsidR="00EC7242" w:rsidRDefault="00EC7242">
            <w:pPr>
              <w:spacing w:before="0" w:after="0"/>
              <w:jc w:val="center"/>
            </w:pPr>
            <w:r>
              <w:t>1</w:t>
            </w:r>
          </w:p>
        </w:tc>
        <w:tc>
          <w:tcPr>
            <w:tcW w:w="472" w:type="pct"/>
            <w:vAlign w:val="center"/>
          </w:tcPr>
          <w:p w14:paraId="3E6632CB" w14:textId="77777777" w:rsidR="00EC7242" w:rsidRDefault="00EC7242">
            <w:pPr>
              <w:spacing w:before="0" w:after="0"/>
              <w:jc w:val="center"/>
            </w:pPr>
            <w:r>
              <w:t>1</w:t>
            </w:r>
          </w:p>
        </w:tc>
        <w:tc>
          <w:tcPr>
            <w:tcW w:w="547" w:type="pct"/>
            <w:vAlign w:val="center"/>
          </w:tcPr>
          <w:p w14:paraId="71B7623F" w14:textId="77777777" w:rsidR="00EC7242" w:rsidRDefault="00EC7242">
            <w:pPr>
              <w:spacing w:before="0" w:after="0"/>
              <w:jc w:val="center"/>
            </w:pPr>
            <w:r>
              <w:t>1</w:t>
            </w:r>
          </w:p>
        </w:tc>
        <w:tc>
          <w:tcPr>
            <w:tcW w:w="786" w:type="pct"/>
            <w:vAlign w:val="center"/>
          </w:tcPr>
          <w:p w14:paraId="2340F630" w14:textId="77777777" w:rsidR="00EC7242" w:rsidRDefault="00EC7242">
            <w:pPr>
              <w:spacing w:before="0" w:after="0"/>
              <w:jc w:val="center"/>
            </w:pPr>
            <w:r>
              <w:t>x10</w:t>
            </w:r>
          </w:p>
        </w:tc>
        <w:tc>
          <w:tcPr>
            <w:tcW w:w="552" w:type="pct"/>
            <w:vAlign w:val="center"/>
          </w:tcPr>
          <w:p w14:paraId="0E31471D" w14:textId="77777777" w:rsidR="00EC7242" w:rsidRDefault="00EC7242">
            <w:pPr>
              <w:spacing w:before="0" w:after="0"/>
              <w:jc w:val="center"/>
            </w:pPr>
            <w:r>
              <w:t>± 1%</w:t>
            </w:r>
          </w:p>
        </w:tc>
        <w:tc>
          <w:tcPr>
            <w:tcW w:w="357" w:type="pct"/>
            <w:vAlign w:val="center"/>
          </w:tcPr>
          <w:p w14:paraId="26461478" w14:textId="366F14F7" w:rsidR="00EC7242" w:rsidRDefault="00EC7242">
            <w:pPr>
              <w:spacing w:before="0" w:after="0"/>
              <w:jc w:val="center"/>
            </w:pPr>
            <w:r>
              <w:t>± 100</w:t>
            </w:r>
          </w:p>
        </w:tc>
      </w:tr>
      <w:tr w:rsidR="00EC7242" w14:paraId="5C73DE78" w14:textId="698C0EA4" w:rsidTr="00D25A48">
        <w:tc>
          <w:tcPr>
            <w:tcW w:w="1814" w:type="pct"/>
            <w:vAlign w:val="center"/>
          </w:tcPr>
          <w:p w14:paraId="76E60279" w14:textId="77777777" w:rsidR="00EC7242" w:rsidRDefault="00EC7242">
            <w:pPr>
              <w:spacing w:before="0" w:after="0"/>
              <w:jc w:val="center"/>
            </w:pPr>
            <w:r w:rsidRPr="008554FF">
              <w:t>rot, rt, red, rd</w:t>
            </w:r>
          </w:p>
        </w:tc>
        <w:tc>
          <w:tcPr>
            <w:tcW w:w="472" w:type="pct"/>
            <w:vAlign w:val="center"/>
          </w:tcPr>
          <w:p w14:paraId="70F9E586" w14:textId="77777777" w:rsidR="00EC7242" w:rsidRDefault="00EC7242">
            <w:pPr>
              <w:spacing w:before="0" w:after="0"/>
              <w:jc w:val="center"/>
            </w:pPr>
            <w:r>
              <w:t>2</w:t>
            </w:r>
          </w:p>
        </w:tc>
        <w:tc>
          <w:tcPr>
            <w:tcW w:w="472" w:type="pct"/>
            <w:vAlign w:val="center"/>
          </w:tcPr>
          <w:p w14:paraId="3DE73267" w14:textId="77777777" w:rsidR="00EC7242" w:rsidRDefault="00EC7242">
            <w:pPr>
              <w:spacing w:before="0" w:after="0"/>
              <w:jc w:val="center"/>
            </w:pPr>
            <w:r>
              <w:t>2</w:t>
            </w:r>
          </w:p>
        </w:tc>
        <w:tc>
          <w:tcPr>
            <w:tcW w:w="547" w:type="pct"/>
            <w:vAlign w:val="center"/>
          </w:tcPr>
          <w:p w14:paraId="69856279" w14:textId="77777777" w:rsidR="00EC7242" w:rsidRDefault="00EC7242">
            <w:pPr>
              <w:spacing w:before="0" w:after="0"/>
              <w:jc w:val="center"/>
            </w:pPr>
            <w:r>
              <w:t>2</w:t>
            </w:r>
          </w:p>
        </w:tc>
        <w:tc>
          <w:tcPr>
            <w:tcW w:w="786" w:type="pct"/>
            <w:vAlign w:val="center"/>
          </w:tcPr>
          <w:p w14:paraId="3D1F999E" w14:textId="77777777" w:rsidR="00EC7242" w:rsidRDefault="00EC7242">
            <w:pPr>
              <w:spacing w:before="0" w:after="0"/>
              <w:jc w:val="center"/>
            </w:pPr>
            <w:r>
              <w:t>x100</w:t>
            </w:r>
          </w:p>
        </w:tc>
        <w:tc>
          <w:tcPr>
            <w:tcW w:w="552" w:type="pct"/>
            <w:vAlign w:val="center"/>
          </w:tcPr>
          <w:p w14:paraId="00551E31" w14:textId="77777777" w:rsidR="00EC7242" w:rsidRDefault="00EC7242">
            <w:pPr>
              <w:spacing w:before="0" w:after="0"/>
              <w:jc w:val="center"/>
            </w:pPr>
            <w:r>
              <w:t>± 2%</w:t>
            </w:r>
          </w:p>
        </w:tc>
        <w:tc>
          <w:tcPr>
            <w:tcW w:w="357" w:type="pct"/>
            <w:vAlign w:val="center"/>
          </w:tcPr>
          <w:p w14:paraId="3D1A9B9F" w14:textId="4D03C81E" w:rsidR="00EC7242" w:rsidRDefault="00EC7242">
            <w:pPr>
              <w:spacing w:before="0" w:after="0"/>
              <w:jc w:val="center"/>
            </w:pPr>
            <w:r>
              <w:t>± 50</w:t>
            </w:r>
          </w:p>
        </w:tc>
      </w:tr>
      <w:tr w:rsidR="00EC7242" w14:paraId="6DBB8391" w14:textId="40D0E7C5" w:rsidTr="00D25A48">
        <w:tc>
          <w:tcPr>
            <w:tcW w:w="1814" w:type="pct"/>
            <w:vAlign w:val="center"/>
          </w:tcPr>
          <w:p w14:paraId="642A82ED" w14:textId="77777777" w:rsidR="00EC7242" w:rsidRDefault="00EC7242">
            <w:pPr>
              <w:spacing w:before="0" w:after="0"/>
              <w:jc w:val="center"/>
            </w:pPr>
            <w:r w:rsidRPr="008554FF">
              <w:t>orange, or, og</w:t>
            </w:r>
          </w:p>
        </w:tc>
        <w:tc>
          <w:tcPr>
            <w:tcW w:w="472" w:type="pct"/>
            <w:vAlign w:val="center"/>
          </w:tcPr>
          <w:p w14:paraId="4DEDA473" w14:textId="77777777" w:rsidR="00EC7242" w:rsidRDefault="00EC7242">
            <w:pPr>
              <w:spacing w:before="0" w:after="0"/>
              <w:jc w:val="center"/>
            </w:pPr>
            <w:r>
              <w:t>3</w:t>
            </w:r>
          </w:p>
        </w:tc>
        <w:tc>
          <w:tcPr>
            <w:tcW w:w="472" w:type="pct"/>
            <w:vAlign w:val="center"/>
          </w:tcPr>
          <w:p w14:paraId="30CAAE43" w14:textId="77777777" w:rsidR="00EC7242" w:rsidRDefault="00EC7242">
            <w:pPr>
              <w:spacing w:before="0" w:after="0"/>
              <w:jc w:val="center"/>
            </w:pPr>
            <w:r>
              <w:t>3</w:t>
            </w:r>
          </w:p>
        </w:tc>
        <w:tc>
          <w:tcPr>
            <w:tcW w:w="547" w:type="pct"/>
            <w:vAlign w:val="center"/>
          </w:tcPr>
          <w:p w14:paraId="6A8C1C0D" w14:textId="77777777" w:rsidR="00EC7242" w:rsidRDefault="00EC7242">
            <w:pPr>
              <w:spacing w:before="0" w:after="0"/>
              <w:jc w:val="center"/>
            </w:pPr>
            <w:r>
              <w:t>3</w:t>
            </w:r>
          </w:p>
        </w:tc>
        <w:tc>
          <w:tcPr>
            <w:tcW w:w="786" w:type="pct"/>
            <w:vAlign w:val="center"/>
          </w:tcPr>
          <w:p w14:paraId="1C1D0527" w14:textId="77777777" w:rsidR="00EC7242" w:rsidRDefault="00EC7242">
            <w:pPr>
              <w:spacing w:before="0" w:after="0"/>
              <w:jc w:val="center"/>
            </w:pPr>
            <w:r>
              <w:t>x1k</w:t>
            </w:r>
          </w:p>
        </w:tc>
        <w:tc>
          <w:tcPr>
            <w:tcW w:w="552" w:type="pct"/>
            <w:vAlign w:val="center"/>
          </w:tcPr>
          <w:p w14:paraId="205B6843" w14:textId="77777777" w:rsidR="00EC7242" w:rsidRDefault="00EC7242">
            <w:pPr>
              <w:spacing w:before="0" w:after="0"/>
              <w:jc w:val="center"/>
            </w:pPr>
          </w:p>
        </w:tc>
        <w:tc>
          <w:tcPr>
            <w:tcW w:w="357" w:type="pct"/>
            <w:vAlign w:val="center"/>
          </w:tcPr>
          <w:p w14:paraId="29585592" w14:textId="07CD13DD" w:rsidR="00EC7242" w:rsidRDefault="00EC7242">
            <w:pPr>
              <w:spacing w:before="0" w:after="0"/>
              <w:jc w:val="center"/>
            </w:pPr>
            <w:r>
              <w:t>± 15</w:t>
            </w:r>
          </w:p>
        </w:tc>
      </w:tr>
      <w:tr w:rsidR="00EC7242" w14:paraId="54E00343" w14:textId="3CD7962F" w:rsidTr="00D25A48">
        <w:tc>
          <w:tcPr>
            <w:tcW w:w="1814" w:type="pct"/>
            <w:vAlign w:val="center"/>
          </w:tcPr>
          <w:p w14:paraId="4DB3387A" w14:textId="77777777" w:rsidR="00EC7242" w:rsidRDefault="00EC7242">
            <w:pPr>
              <w:spacing w:before="0" w:after="0"/>
              <w:jc w:val="center"/>
            </w:pPr>
            <w:r w:rsidRPr="008554FF">
              <w:t>gelb, ge, yellow, ye</w:t>
            </w:r>
          </w:p>
        </w:tc>
        <w:tc>
          <w:tcPr>
            <w:tcW w:w="472" w:type="pct"/>
            <w:vAlign w:val="center"/>
          </w:tcPr>
          <w:p w14:paraId="6F8A8240" w14:textId="77777777" w:rsidR="00EC7242" w:rsidRDefault="00EC7242">
            <w:pPr>
              <w:spacing w:before="0" w:after="0"/>
              <w:jc w:val="center"/>
            </w:pPr>
            <w:r>
              <w:t>4</w:t>
            </w:r>
          </w:p>
        </w:tc>
        <w:tc>
          <w:tcPr>
            <w:tcW w:w="472" w:type="pct"/>
            <w:vAlign w:val="center"/>
          </w:tcPr>
          <w:p w14:paraId="2FB3BA9A" w14:textId="77777777" w:rsidR="00EC7242" w:rsidRDefault="00EC7242">
            <w:pPr>
              <w:spacing w:before="0" w:after="0"/>
              <w:jc w:val="center"/>
            </w:pPr>
            <w:r>
              <w:t>4</w:t>
            </w:r>
          </w:p>
        </w:tc>
        <w:tc>
          <w:tcPr>
            <w:tcW w:w="547" w:type="pct"/>
            <w:vAlign w:val="center"/>
          </w:tcPr>
          <w:p w14:paraId="1D0A6869" w14:textId="77777777" w:rsidR="00EC7242" w:rsidRDefault="00EC7242">
            <w:pPr>
              <w:spacing w:before="0" w:after="0"/>
              <w:jc w:val="center"/>
            </w:pPr>
            <w:r>
              <w:t>4</w:t>
            </w:r>
          </w:p>
        </w:tc>
        <w:tc>
          <w:tcPr>
            <w:tcW w:w="786" w:type="pct"/>
            <w:vAlign w:val="center"/>
          </w:tcPr>
          <w:p w14:paraId="33543C0B" w14:textId="77777777" w:rsidR="00EC7242" w:rsidRDefault="00EC7242">
            <w:pPr>
              <w:spacing w:before="0" w:after="0"/>
              <w:jc w:val="center"/>
            </w:pPr>
            <w:r>
              <w:t>x10k</w:t>
            </w:r>
          </w:p>
        </w:tc>
        <w:tc>
          <w:tcPr>
            <w:tcW w:w="552" w:type="pct"/>
            <w:vAlign w:val="center"/>
          </w:tcPr>
          <w:p w14:paraId="419038CE" w14:textId="77777777" w:rsidR="00EC7242" w:rsidRDefault="00EC7242">
            <w:pPr>
              <w:spacing w:before="0" w:after="0"/>
              <w:jc w:val="center"/>
            </w:pPr>
          </w:p>
        </w:tc>
        <w:tc>
          <w:tcPr>
            <w:tcW w:w="357" w:type="pct"/>
            <w:vAlign w:val="center"/>
          </w:tcPr>
          <w:p w14:paraId="35A9623D" w14:textId="2F99B52B" w:rsidR="00EC7242" w:rsidRDefault="00EC7242">
            <w:pPr>
              <w:spacing w:before="0" w:after="0"/>
              <w:jc w:val="center"/>
            </w:pPr>
            <w:r>
              <w:t>± 2</w:t>
            </w:r>
            <w:r w:rsidR="00051F33">
              <w:t>5</w:t>
            </w:r>
          </w:p>
        </w:tc>
      </w:tr>
      <w:tr w:rsidR="00EC7242" w14:paraId="0501055E" w14:textId="3E2A9DD8" w:rsidTr="00D25A48">
        <w:tc>
          <w:tcPr>
            <w:tcW w:w="1814" w:type="pct"/>
            <w:vAlign w:val="center"/>
          </w:tcPr>
          <w:p w14:paraId="30EA05AC" w14:textId="77777777" w:rsidR="00EC7242" w:rsidRDefault="00EC7242">
            <w:pPr>
              <w:spacing w:before="0" w:after="0"/>
              <w:jc w:val="center"/>
            </w:pPr>
            <w:r w:rsidRPr="008554FF">
              <w:t>gruen, gn, green, gr</w:t>
            </w:r>
            <w:r>
              <w:t>ü</w:t>
            </w:r>
            <w:r w:rsidRPr="008554FF">
              <w:t>n, gr</w:t>
            </w:r>
            <w:r>
              <w:t>Ün</w:t>
            </w:r>
            <w:r w:rsidRPr="008554FF">
              <w:t>, grun</w:t>
            </w:r>
          </w:p>
        </w:tc>
        <w:tc>
          <w:tcPr>
            <w:tcW w:w="472" w:type="pct"/>
            <w:vAlign w:val="center"/>
          </w:tcPr>
          <w:p w14:paraId="1CE85348" w14:textId="77777777" w:rsidR="00EC7242" w:rsidRDefault="00EC7242">
            <w:pPr>
              <w:spacing w:before="0" w:after="0"/>
              <w:jc w:val="center"/>
            </w:pPr>
            <w:r>
              <w:t>5</w:t>
            </w:r>
          </w:p>
        </w:tc>
        <w:tc>
          <w:tcPr>
            <w:tcW w:w="472" w:type="pct"/>
            <w:vAlign w:val="center"/>
          </w:tcPr>
          <w:p w14:paraId="17CFA2B0" w14:textId="77777777" w:rsidR="00EC7242" w:rsidRDefault="00EC7242">
            <w:pPr>
              <w:spacing w:before="0" w:after="0"/>
              <w:jc w:val="center"/>
            </w:pPr>
            <w:r>
              <w:t>5</w:t>
            </w:r>
          </w:p>
        </w:tc>
        <w:tc>
          <w:tcPr>
            <w:tcW w:w="547" w:type="pct"/>
            <w:vAlign w:val="center"/>
          </w:tcPr>
          <w:p w14:paraId="13A0EFE4" w14:textId="77777777" w:rsidR="00EC7242" w:rsidRDefault="00EC7242">
            <w:pPr>
              <w:spacing w:before="0" w:after="0"/>
              <w:jc w:val="center"/>
            </w:pPr>
            <w:r>
              <w:t>5</w:t>
            </w:r>
          </w:p>
        </w:tc>
        <w:tc>
          <w:tcPr>
            <w:tcW w:w="786" w:type="pct"/>
            <w:vAlign w:val="center"/>
          </w:tcPr>
          <w:p w14:paraId="201FA8EA" w14:textId="77777777" w:rsidR="00EC7242" w:rsidRDefault="00EC7242">
            <w:pPr>
              <w:spacing w:before="0" w:after="0"/>
              <w:jc w:val="center"/>
            </w:pPr>
            <w:r>
              <w:t>x100k</w:t>
            </w:r>
          </w:p>
        </w:tc>
        <w:tc>
          <w:tcPr>
            <w:tcW w:w="552" w:type="pct"/>
            <w:vAlign w:val="center"/>
          </w:tcPr>
          <w:p w14:paraId="799FDD7D" w14:textId="77777777" w:rsidR="00EC7242" w:rsidRDefault="00EC7242">
            <w:pPr>
              <w:spacing w:before="0" w:after="0"/>
              <w:jc w:val="center"/>
            </w:pPr>
            <w:r>
              <w:t>± 0,5%</w:t>
            </w:r>
          </w:p>
        </w:tc>
        <w:tc>
          <w:tcPr>
            <w:tcW w:w="357" w:type="pct"/>
            <w:vAlign w:val="center"/>
          </w:tcPr>
          <w:p w14:paraId="03F63F97" w14:textId="585DEEAD" w:rsidR="00EC7242" w:rsidRDefault="00EC7242">
            <w:pPr>
              <w:spacing w:before="0" w:after="0"/>
              <w:jc w:val="center"/>
            </w:pPr>
            <w:r>
              <w:t xml:space="preserve">± </w:t>
            </w:r>
            <w:r w:rsidR="00051F33">
              <w:t>20</w:t>
            </w:r>
          </w:p>
        </w:tc>
      </w:tr>
      <w:tr w:rsidR="00EC7242" w14:paraId="4D333652" w14:textId="18F22859" w:rsidTr="00D25A48">
        <w:tc>
          <w:tcPr>
            <w:tcW w:w="1814" w:type="pct"/>
            <w:vAlign w:val="center"/>
          </w:tcPr>
          <w:p w14:paraId="13378B7E" w14:textId="77777777" w:rsidR="00EC7242" w:rsidRDefault="00EC7242">
            <w:pPr>
              <w:spacing w:before="0" w:after="0"/>
              <w:jc w:val="center"/>
            </w:pPr>
            <w:r w:rsidRPr="008554FF">
              <w:t>blau, bl, blue, bu</w:t>
            </w:r>
          </w:p>
        </w:tc>
        <w:tc>
          <w:tcPr>
            <w:tcW w:w="472" w:type="pct"/>
            <w:vAlign w:val="center"/>
          </w:tcPr>
          <w:p w14:paraId="54EF17EB" w14:textId="77777777" w:rsidR="00EC7242" w:rsidRDefault="00EC7242">
            <w:pPr>
              <w:spacing w:before="0" w:after="0"/>
              <w:jc w:val="center"/>
            </w:pPr>
            <w:r>
              <w:t>6</w:t>
            </w:r>
          </w:p>
        </w:tc>
        <w:tc>
          <w:tcPr>
            <w:tcW w:w="472" w:type="pct"/>
            <w:vAlign w:val="center"/>
          </w:tcPr>
          <w:p w14:paraId="73758695" w14:textId="77777777" w:rsidR="00EC7242" w:rsidRDefault="00EC7242">
            <w:pPr>
              <w:spacing w:before="0" w:after="0"/>
              <w:jc w:val="center"/>
            </w:pPr>
            <w:r>
              <w:t>6</w:t>
            </w:r>
          </w:p>
        </w:tc>
        <w:tc>
          <w:tcPr>
            <w:tcW w:w="547" w:type="pct"/>
            <w:vAlign w:val="center"/>
          </w:tcPr>
          <w:p w14:paraId="7EB8F7C3" w14:textId="77777777" w:rsidR="00EC7242" w:rsidRDefault="00EC7242">
            <w:pPr>
              <w:spacing w:before="0" w:after="0"/>
              <w:jc w:val="center"/>
            </w:pPr>
            <w:r>
              <w:t>6</w:t>
            </w:r>
          </w:p>
        </w:tc>
        <w:tc>
          <w:tcPr>
            <w:tcW w:w="786" w:type="pct"/>
            <w:vAlign w:val="center"/>
          </w:tcPr>
          <w:p w14:paraId="1905FAF0" w14:textId="77777777" w:rsidR="00EC7242" w:rsidRDefault="00EC7242">
            <w:pPr>
              <w:spacing w:before="0" w:after="0"/>
              <w:jc w:val="center"/>
            </w:pPr>
            <w:r>
              <w:t>x1M</w:t>
            </w:r>
          </w:p>
        </w:tc>
        <w:tc>
          <w:tcPr>
            <w:tcW w:w="552" w:type="pct"/>
            <w:vAlign w:val="center"/>
          </w:tcPr>
          <w:p w14:paraId="15788FD9" w14:textId="77777777" w:rsidR="00EC7242" w:rsidRDefault="00EC7242">
            <w:pPr>
              <w:spacing w:before="0" w:after="0"/>
              <w:jc w:val="center"/>
            </w:pPr>
            <w:r>
              <w:t>± 0,25%</w:t>
            </w:r>
          </w:p>
        </w:tc>
        <w:tc>
          <w:tcPr>
            <w:tcW w:w="357" w:type="pct"/>
            <w:vAlign w:val="center"/>
          </w:tcPr>
          <w:p w14:paraId="1D02A36B" w14:textId="4752FC96" w:rsidR="00EC7242" w:rsidRDefault="00EC7242">
            <w:pPr>
              <w:spacing w:before="0" w:after="0"/>
              <w:jc w:val="center"/>
            </w:pPr>
            <w:r>
              <w:t xml:space="preserve">± </w:t>
            </w:r>
            <w:r w:rsidR="00051F33">
              <w:t>10</w:t>
            </w:r>
          </w:p>
        </w:tc>
      </w:tr>
      <w:tr w:rsidR="00EC7242" w14:paraId="62006795" w14:textId="0944057C" w:rsidTr="00D25A48">
        <w:tc>
          <w:tcPr>
            <w:tcW w:w="1814" w:type="pct"/>
            <w:vAlign w:val="center"/>
          </w:tcPr>
          <w:p w14:paraId="40B7D45C" w14:textId="77777777" w:rsidR="00EC7242" w:rsidRPr="00455433" w:rsidRDefault="00EC7242">
            <w:pPr>
              <w:spacing w:before="0" w:after="0"/>
              <w:jc w:val="center"/>
              <w:rPr>
                <w:lang w:val="en-GB"/>
              </w:rPr>
            </w:pPr>
            <w:r w:rsidRPr="00455433">
              <w:rPr>
                <w:lang w:val="en-GB"/>
              </w:rPr>
              <w:t>violett, vi, voilet, vt, lila, vio</w:t>
            </w:r>
          </w:p>
        </w:tc>
        <w:tc>
          <w:tcPr>
            <w:tcW w:w="472" w:type="pct"/>
            <w:vAlign w:val="center"/>
          </w:tcPr>
          <w:p w14:paraId="675AAED4" w14:textId="77777777" w:rsidR="00EC7242" w:rsidRDefault="00EC7242">
            <w:pPr>
              <w:spacing w:before="0" w:after="0"/>
              <w:jc w:val="center"/>
            </w:pPr>
            <w:r>
              <w:t>7</w:t>
            </w:r>
          </w:p>
        </w:tc>
        <w:tc>
          <w:tcPr>
            <w:tcW w:w="472" w:type="pct"/>
            <w:vAlign w:val="center"/>
          </w:tcPr>
          <w:p w14:paraId="1CF1D9F4" w14:textId="77777777" w:rsidR="00EC7242" w:rsidRDefault="00EC7242">
            <w:pPr>
              <w:spacing w:before="0" w:after="0"/>
              <w:jc w:val="center"/>
            </w:pPr>
            <w:r>
              <w:t>7</w:t>
            </w:r>
          </w:p>
        </w:tc>
        <w:tc>
          <w:tcPr>
            <w:tcW w:w="547" w:type="pct"/>
            <w:vAlign w:val="center"/>
          </w:tcPr>
          <w:p w14:paraId="05431E71" w14:textId="77777777" w:rsidR="00EC7242" w:rsidRDefault="00EC7242">
            <w:pPr>
              <w:spacing w:before="0" w:after="0"/>
              <w:jc w:val="center"/>
            </w:pPr>
            <w:r>
              <w:t>7</w:t>
            </w:r>
          </w:p>
        </w:tc>
        <w:tc>
          <w:tcPr>
            <w:tcW w:w="786" w:type="pct"/>
            <w:vAlign w:val="center"/>
          </w:tcPr>
          <w:p w14:paraId="7AF37C63" w14:textId="77777777" w:rsidR="00EC7242" w:rsidRDefault="00EC7242">
            <w:pPr>
              <w:spacing w:before="0" w:after="0"/>
              <w:jc w:val="center"/>
            </w:pPr>
            <w:r>
              <w:t>x10M</w:t>
            </w:r>
          </w:p>
        </w:tc>
        <w:tc>
          <w:tcPr>
            <w:tcW w:w="552" w:type="pct"/>
            <w:vAlign w:val="center"/>
          </w:tcPr>
          <w:p w14:paraId="69F7C9AA" w14:textId="77777777" w:rsidR="00EC7242" w:rsidRDefault="00EC7242">
            <w:pPr>
              <w:spacing w:before="0" w:after="0"/>
              <w:jc w:val="center"/>
            </w:pPr>
            <w:r>
              <w:t>± 0,10%</w:t>
            </w:r>
          </w:p>
        </w:tc>
        <w:tc>
          <w:tcPr>
            <w:tcW w:w="357" w:type="pct"/>
            <w:vAlign w:val="center"/>
          </w:tcPr>
          <w:p w14:paraId="11930FB6" w14:textId="408C58BB" w:rsidR="00EC7242" w:rsidRDefault="00EC7242">
            <w:pPr>
              <w:spacing w:before="0" w:after="0"/>
              <w:jc w:val="center"/>
            </w:pPr>
            <w:r>
              <w:t>±</w:t>
            </w:r>
            <w:r w:rsidR="00051F33">
              <w:t xml:space="preserve"> 5</w:t>
            </w:r>
          </w:p>
        </w:tc>
      </w:tr>
      <w:tr w:rsidR="00EC7242" w14:paraId="710DC1A6" w14:textId="51CE6C4B" w:rsidTr="00D25A48">
        <w:tc>
          <w:tcPr>
            <w:tcW w:w="1814" w:type="pct"/>
            <w:vAlign w:val="center"/>
          </w:tcPr>
          <w:p w14:paraId="44929D64" w14:textId="77777777" w:rsidR="00EC7242" w:rsidRDefault="00EC7242">
            <w:pPr>
              <w:spacing w:before="0" w:after="0"/>
              <w:jc w:val="center"/>
            </w:pPr>
            <w:r w:rsidRPr="008554FF">
              <w:t>grau, gr, grey, gy</w:t>
            </w:r>
          </w:p>
        </w:tc>
        <w:tc>
          <w:tcPr>
            <w:tcW w:w="472" w:type="pct"/>
            <w:vAlign w:val="center"/>
          </w:tcPr>
          <w:p w14:paraId="47ACCC23" w14:textId="77777777" w:rsidR="00EC7242" w:rsidRDefault="00EC7242">
            <w:pPr>
              <w:spacing w:before="0" w:after="0"/>
              <w:jc w:val="center"/>
            </w:pPr>
            <w:r>
              <w:t>8</w:t>
            </w:r>
          </w:p>
        </w:tc>
        <w:tc>
          <w:tcPr>
            <w:tcW w:w="472" w:type="pct"/>
            <w:vAlign w:val="center"/>
          </w:tcPr>
          <w:p w14:paraId="4B202724" w14:textId="77777777" w:rsidR="00EC7242" w:rsidRDefault="00EC7242">
            <w:pPr>
              <w:spacing w:before="0" w:after="0"/>
              <w:jc w:val="center"/>
            </w:pPr>
            <w:r>
              <w:t>8</w:t>
            </w:r>
          </w:p>
        </w:tc>
        <w:tc>
          <w:tcPr>
            <w:tcW w:w="547" w:type="pct"/>
            <w:vAlign w:val="center"/>
          </w:tcPr>
          <w:p w14:paraId="2B8A7469" w14:textId="77777777" w:rsidR="00EC7242" w:rsidRDefault="00EC7242">
            <w:pPr>
              <w:spacing w:before="0" w:after="0"/>
              <w:jc w:val="center"/>
            </w:pPr>
            <w:r>
              <w:t>8</w:t>
            </w:r>
          </w:p>
        </w:tc>
        <w:tc>
          <w:tcPr>
            <w:tcW w:w="786" w:type="pct"/>
            <w:vAlign w:val="center"/>
          </w:tcPr>
          <w:p w14:paraId="79A09BEF" w14:textId="77777777" w:rsidR="00EC7242" w:rsidRDefault="00EC7242">
            <w:pPr>
              <w:spacing w:before="0" w:after="0"/>
              <w:jc w:val="center"/>
            </w:pPr>
            <w:r>
              <w:t>x100M</w:t>
            </w:r>
          </w:p>
        </w:tc>
        <w:tc>
          <w:tcPr>
            <w:tcW w:w="552" w:type="pct"/>
            <w:vAlign w:val="center"/>
          </w:tcPr>
          <w:p w14:paraId="218B1E15" w14:textId="77777777" w:rsidR="00EC7242" w:rsidRDefault="00EC7242">
            <w:pPr>
              <w:spacing w:before="0" w:after="0"/>
              <w:jc w:val="center"/>
            </w:pPr>
            <w:r>
              <w:t>± 0,05%</w:t>
            </w:r>
          </w:p>
        </w:tc>
        <w:tc>
          <w:tcPr>
            <w:tcW w:w="357" w:type="pct"/>
            <w:vAlign w:val="center"/>
          </w:tcPr>
          <w:p w14:paraId="771D5568" w14:textId="27F9A586" w:rsidR="00EC7242" w:rsidRDefault="00EC7242">
            <w:pPr>
              <w:spacing w:before="0" w:after="0"/>
              <w:jc w:val="center"/>
            </w:pPr>
            <w:r>
              <w:t>±</w:t>
            </w:r>
            <w:r w:rsidR="00051F33">
              <w:t xml:space="preserve"> 1</w:t>
            </w:r>
          </w:p>
        </w:tc>
      </w:tr>
      <w:tr w:rsidR="00EC7242" w14:paraId="52D3D819" w14:textId="3B6260A8" w:rsidTr="00D25A48">
        <w:tc>
          <w:tcPr>
            <w:tcW w:w="1814" w:type="pct"/>
            <w:vAlign w:val="center"/>
          </w:tcPr>
          <w:p w14:paraId="37CAFC16" w14:textId="77777777" w:rsidR="00EC7242" w:rsidRPr="00455433" w:rsidRDefault="00EC7242">
            <w:pPr>
              <w:spacing w:before="0" w:after="0"/>
              <w:jc w:val="center"/>
              <w:rPr>
                <w:lang w:val="en-GB"/>
              </w:rPr>
            </w:pPr>
            <w:r w:rsidRPr="00455433">
              <w:rPr>
                <w:lang w:val="en-GB"/>
              </w:rPr>
              <w:t>weiss, ws, white, wh, weis</w:t>
            </w:r>
          </w:p>
        </w:tc>
        <w:tc>
          <w:tcPr>
            <w:tcW w:w="472" w:type="pct"/>
            <w:vAlign w:val="center"/>
          </w:tcPr>
          <w:p w14:paraId="0135985C" w14:textId="77777777" w:rsidR="00EC7242" w:rsidRDefault="00EC7242">
            <w:pPr>
              <w:spacing w:before="0" w:after="0"/>
              <w:jc w:val="center"/>
            </w:pPr>
            <w:r>
              <w:t>9</w:t>
            </w:r>
          </w:p>
        </w:tc>
        <w:tc>
          <w:tcPr>
            <w:tcW w:w="472" w:type="pct"/>
            <w:vAlign w:val="center"/>
          </w:tcPr>
          <w:p w14:paraId="0022B607" w14:textId="77777777" w:rsidR="00EC7242" w:rsidRDefault="00EC7242">
            <w:pPr>
              <w:spacing w:before="0" w:after="0"/>
              <w:jc w:val="center"/>
            </w:pPr>
            <w:r>
              <w:t>9</w:t>
            </w:r>
          </w:p>
        </w:tc>
        <w:tc>
          <w:tcPr>
            <w:tcW w:w="547" w:type="pct"/>
            <w:vAlign w:val="center"/>
          </w:tcPr>
          <w:p w14:paraId="4EADCB4A" w14:textId="77777777" w:rsidR="00EC7242" w:rsidRDefault="00EC7242">
            <w:pPr>
              <w:spacing w:before="0" w:after="0"/>
              <w:jc w:val="center"/>
            </w:pPr>
            <w:r>
              <w:t>9</w:t>
            </w:r>
          </w:p>
        </w:tc>
        <w:tc>
          <w:tcPr>
            <w:tcW w:w="786" w:type="pct"/>
            <w:vAlign w:val="center"/>
          </w:tcPr>
          <w:p w14:paraId="7C5CA351" w14:textId="77777777" w:rsidR="00EC7242" w:rsidRDefault="00EC7242">
            <w:pPr>
              <w:spacing w:before="0" w:after="0"/>
              <w:jc w:val="center"/>
            </w:pPr>
            <w:r>
              <w:t>x1G</w:t>
            </w:r>
          </w:p>
        </w:tc>
        <w:tc>
          <w:tcPr>
            <w:tcW w:w="552" w:type="pct"/>
            <w:vAlign w:val="center"/>
          </w:tcPr>
          <w:p w14:paraId="08F24F2B" w14:textId="77777777" w:rsidR="00EC7242" w:rsidRDefault="00EC7242">
            <w:pPr>
              <w:spacing w:before="0" w:after="0"/>
              <w:jc w:val="center"/>
            </w:pPr>
          </w:p>
        </w:tc>
        <w:tc>
          <w:tcPr>
            <w:tcW w:w="357" w:type="pct"/>
            <w:vAlign w:val="center"/>
          </w:tcPr>
          <w:p w14:paraId="4822D9D5" w14:textId="77777777" w:rsidR="00EC7242" w:rsidRDefault="00EC7242">
            <w:pPr>
              <w:spacing w:before="0" w:after="0"/>
              <w:jc w:val="center"/>
            </w:pPr>
          </w:p>
        </w:tc>
      </w:tr>
      <w:tr w:rsidR="00EC7242" w14:paraId="12809E76" w14:textId="7C0BA12F" w:rsidTr="00D25A48">
        <w:tc>
          <w:tcPr>
            <w:tcW w:w="1814" w:type="pct"/>
            <w:vAlign w:val="center"/>
          </w:tcPr>
          <w:p w14:paraId="241608C2" w14:textId="77777777" w:rsidR="00EC7242" w:rsidRDefault="00EC7242">
            <w:pPr>
              <w:spacing w:before="0" w:after="0"/>
              <w:jc w:val="center"/>
            </w:pPr>
            <w:r w:rsidRPr="008554FF">
              <w:t>gold, au, go, gd</w:t>
            </w:r>
          </w:p>
        </w:tc>
        <w:tc>
          <w:tcPr>
            <w:tcW w:w="472" w:type="pct"/>
            <w:vAlign w:val="center"/>
          </w:tcPr>
          <w:p w14:paraId="7C5AAD80" w14:textId="77777777" w:rsidR="00EC7242" w:rsidRDefault="00EC7242">
            <w:pPr>
              <w:spacing w:before="0" w:after="0"/>
              <w:jc w:val="center"/>
            </w:pPr>
          </w:p>
        </w:tc>
        <w:tc>
          <w:tcPr>
            <w:tcW w:w="472" w:type="pct"/>
            <w:vAlign w:val="center"/>
          </w:tcPr>
          <w:p w14:paraId="3DBEFC17" w14:textId="77777777" w:rsidR="00EC7242" w:rsidRDefault="00EC7242">
            <w:pPr>
              <w:spacing w:before="0" w:after="0"/>
              <w:jc w:val="center"/>
            </w:pPr>
          </w:p>
        </w:tc>
        <w:tc>
          <w:tcPr>
            <w:tcW w:w="547" w:type="pct"/>
            <w:vAlign w:val="center"/>
          </w:tcPr>
          <w:p w14:paraId="62D9CA1B" w14:textId="77777777" w:rsidR="00EC7242" w:rsidRDefault="00EC7242">
            <w:pPr>
              <w:spacing w:before="0" w:after="0"/>
              <w:jc w:val="center"/>
            </w:pPr>
          </w:p>
        </w:tc>
        <w:tc>
          <w:tcPr>
            <w:tcW w:w="786" w:type="pct"/>
            <w:vAlign w:val="center"/>
          </w:tcPr>
          <w:p w14:paraId="582B6026" w14:textId="77777777" w:rsidR="00EC7242" w:rsidRDefault="00EC7242">
            <w:pPr>
              <w:spacing w:before="0" w:after="0"/>
              <w:jc w:val="center"/>
            </w:pPr>
            <w:r>
              <w:t>x0.1</w:t>
            </w:r>
          </w:p>
        </w:tc>
        <w:tc>
          <w:tcPr>
            <w:tcW w:w="552" w:type="pct"/>
            <w:vAlign w:val="center"/>
          </w:tcPr>
          <w:p w14:paraId="131472B1" w14:textId="77777777" w:rsidR="00EC7242" w:rsidRDefault="00EC7242">
            <w:pPr>
              <w:spacing w:before="0" w:after="0"/>
              <w:jc w:val="center"/>
            </w:pPr>
            <w:r>
              <w:t>± 5%</w:t>
            </w:r>
          </w:p>
        </w:tc>
        <w:tc>
          <w:tcPr>
            <w:tcW w:w="357" w:type="pct"/>
            <w:vAlign w:val="center"/>
          </w:tcPr>
          <w:p w14:paraId="65337BFD" w14:textId="77777777" w:rsidR="00EC7242" w:rsidRDefault="00EC7242">
            <w:pPr>
              <w:spacing w:before="0" w:after="0"/>
              <w:jc w:val="center"/>
            </w:pPr>
          </w:p>
        </w:tc>
      </w:tr>
      <w:tr w:rsidR="00EC7242" w14:paraId="0F70BEEE" w14:textId="032872C1" w:rsidTr="00D25A48">
        <w:tc>
          <w:tcPr>
            <w:tcW w:w="1814" w:type="pct"/>
            <w:vAlign w:val="center"/>
          </w:tcPr>
          <w:p w14:paraId="6B4BC425" w14:textId="77777777" w:rsidR="00EC7242" w:rsidRDefault="00EC7242">
            <w:pPr>
              <w:spacing w:before="0" w:after="0"/>
              <w:jc w:val="center"/>
            </w:pPr>
            <w:r w:rsidRPr="008554FF">
              <w:t>silber, si, silver, sr, ag</w:t>
            </w:r>
          </w:p>
        </w:tc>
        <w:tc>
          <w:tcPr>
            <w:tcW w:w="472" w:type="pct"/>
            <w:vAlign w:val="center"/>
          </w:tcPr>
          <w:p w14:paraId="54B0B0E2" w14:textId="77777777" w:rsidR="00EC7242" w:rsidRDefault="00EC7242">
            <w:pPr>
              <w:spacing w:before="0" w:after="0"/>
              <w:jc w:val="center"/>
            </w:pPr>
          </w:p>
        </w:tc>
        <w:tc>
          <w:tcPr>
            <w:tcW w:w="472" w:type="pct"/>
            <w:vAlign w:val="center"/>
          </w:tcPr>
          <w:p w14:paraId="197EA83E" w14:textId="77777777" w:rsidR="00EC7242" w:rsidRDefault="00EC7242">
            <w:pPr>
              <w:spacing w:before="0" w:after="0"/>
              <w:jc w:val="center"/>
            </w:pPr>
          </w:p>
        </w:tc>
        <w:tc>
          <w:tcPr>
            <w:tcW w:w="547" w:type="pct"/>
            <w:vAlign w:val="center"/>
          </w:tcPr>
          <w:p w14:paraId="2B0919B5" w14:textId="77777777" w:rsidR="00EC7242" w:rsidRDefault="00EC7242">
            <w:pPr>
              <w:spacing w:before="0" w:after="0"/>
              <w:jc w:val="center"/>
            </w:pPr>
          </w:p>
        </w:tc>
        <w:tc>
          <w:tcPr>
            <w:tcW w:w="786" w:type="pct"/>
            <w:vAlign w:val="center"/>
          </w:tcPr>
          <w:p w14:paraId="172BFDA9" w14:textId="77777777" w:rsidR="00EC7242" w:rsidRDefault="00EC7242">
            <w:pPr>
              <w:spacing w:before="0" w:after="0"/>
              <w:jc w:val="center"/>
            </w:pPr>
            <w:r>
              <w:t>x0.01</w:t>
            </w:r>
          </w:p>
        </w:tc>
        <w:tc>
          <w:tcPr>
            <w:tcW w:w="552" w:type="pct"/>
            <w:vAlign w:val="center"/>
          </w:tcPr>
          <w:p w14:paraId="0DAF0C1F" w14:textId="77777777" w:rsidR="00EC7242" w:rsidRDefault="00EC7242">
            <w:pPr>
              <w:spacing w:before="0" w:after="0"/>
              <w:jc w:val="center"/>
            </w:pPr>
            <w:r>
              <w:t>± 10%</w:t>
            </w:r>
          </w:p>
        </w:tc>
        <w:tc>
          <w:tcPr>
            <w:tcW w:w="357" w:type="pct"/>
            <w:vAlign w:val="center"/>
          </w:tcPr>
          <w:p w14:paraId="41C7016C" w14:textId="77777777" w:rsidR="00EC7242" w:rsidRDefault="00EC7242">
            <w:pPr>
              <w:spacing w:before="0" w:after="0"/>
              <w:jc w:val="center"/>
            </w:pPr>
          </w:p>
        </w:tc>
      </w:tr>
    </w:tbl>
    <w:p w14:paraId="7C3888EB" w14:textId="2A080F05" w:rsidR="00FF4E0E" w:rsidRPr="00D25A48" w:rsidRDefault="00FF4E0E" w:rsidP="00D25A48">
      <w:pPr>
        <w:pStyle w:val="Beschriftung"/>
      </w:pPr>
      <w:bookmarkStart w:id="36" w:name="_Toc510967007"/>
      <w:bookmarkStart w:id="37" w:name="_Toc510967377"/>
      <w:bookmarkStart w:id="38" w:name="_Toc510967694"/>
      <w:bookmarkStart w:id="39" w:name="_Toc511076220"/>
      <w:bookmarkEnd w:id="36"/>
      <w:bookmarkEnd w:id="37"/>
      <w:bookmarkEnd w:id="38"/>
      <w:r>
        <w:t xml:space="preserve">Tabelle </w:t>
      </w:r>
      <w:r w:rsidR="00043B62">
        <w:fldChar w:fldCharType="begin"/>
      </w:r>
      <w:r w:rsidR="00043B62">
        <w:instrText xml:space="preserve"> SEQ Tabelle \* ARABIC </w:instrText>
      </w:r>
      <w:r w:rsidR="00043B62">
        <w:fldChar w:fldCharType="separate"/>
      </w:r>
      <w:r w:rsidR="00043B62">
        <w:rPr>
          <w:noProof/>
        </w:rPr>
        <w:t>1</w:t>
      </w:r>
      <w:r w:rsidR="00043B62">
        <w:rPr>
          <w:noProof/>
        </w:rPr>
        <w:fldChar w:fldCharType="end"/>
      </w:r>
      <w:r>
        <w:t>: Eingabemöglichkeiten</w:t>
      </w:r>
      <w:bookmarkEnd w:id="39"/>
    </w:p>
    <w:p w14:paraId="694B038C" w14:textId="6CDD9C7A" w:rsidR="00A85C88" w:rsidRDefault="001D7301">
      <w:pPr>
        <w:pStyle w:val="berschrift1"/>
      </w:pPr>
      <w:bookmarkStart w:id="40" w:name="_Toc510956841"/>
      <w:bookmarkStart w:id="41" w:name="_Toc510965928"/>
      <w:bookmarkStart w:id="42" w:name="_Toc510967008"/>
      <w:bookmarkStart w:id="43" w:name="_Toc510967378"/>
      <w:bookmarkStart w:id="44" w:name="_Toc510967695"/>
      <w:bookmarkStart w:id="45" w:name="_Toc511054049"/>
      <w:bookmarkStart w:id="46" w:name="_Toc510956842"/>
      <w:bookmarkStart w:id="47" w:name="_Toc510965929"/>
      <w:bookmarkStart w:id="48" w:name="_Toc510967009"/>
      <w:bookmarkStart w:id="49" w:name="_Toc510967379"/>
      <w:bookmarkStart w:id="50" w:name="_Toc510967696"/>
      <w:bookmarkStart w:id="51" w:name="_Toc511054050"/>
      <w:bookmarkStart w:id="52" w:name="_Toc510956843"/>
      <w:bookmarkStart w:id="53" w:name="_Toc510965930"/>
      <w:bookmarkStart w:id="54" w:name="_Toc510967010"/>
      <w:bookmarkStart w:id="55" w:name="_Toc510967380"/>
      <w:bookmarkStart w:id="56" w:name="_Toc510967697"/>
      <w:bookmarkStart w:id="57" w:name="_Toc511054051"/>
      <w:bookmarkStart w:id="58" w:name="_Toc510956844"/>
      <w:bookmarkStart w:id="59" w:name="_Toc510965931"/>
      <w:bookmarkStart w:id="60" w:name="_Toc510967011"/>
      <w:bookmarkStart w:id="61" w:name="_Toc510967381"/>
      <w:bookmarkStart w:id="62" w:name="_Toc510967698"/>
      <w:bookmarkStart w:id="63" w:name="_Toc511054052"/>
      <w:bookmarkStart w:id="64" w:name="_Toc510956845"/>
      <w:bookmarkStart w:id="65" w:name="_Toc510965932"/>
      <w:bookmarkStart w:id="66" w:name="_Toc510967012"/>
      <w:bookmarkStart w:id="67" w:name="_Toc510967382"/>
      <w:bookmarkStart w:id="68" w:name="_Toc510967699"/>
      <w:bookmarkStart w:id="69" w:name="_Toc511054053"/>
      <w:bookmarkStart w:id="70" w:name="_Toc510956846"/>
      <w:bookmarkStart w:id="71" w:name="_Toc510965933"/>
      <w:bookmarkStart w:id="72" w:name="_Toc510967013"/>
      <w:bookmarkStart w:id="73" w:name="_Toc510967383"/>
      <w:bookmarkStart w:id="74" w:name="_Toc510967700"/>
      <w:bookmarkStart w:id="75" w:name="_Toc511054054"/>
      <w:bookmarkStart w:id="76" w:name="_Toc510956847"/>
      <w:bookmarkStart w:id="77" w:name="_Toc510965934"/>
      <w:bookmarkStart w:id="78" w:name="_Toc510967014"/>
      <w:bookmarkStart w:id="79" w:name="_Toc510967384"/>
      <w:bookmarkStart w:id="80" w:name="_Toc510967701"/>
      <w:bookmarkStart w:id="81" w:name="_Toc511054055"/>
      <w:bookmarkStart w:id="82" w:name="_Toc510956848"/>
      <w:bookmarkStart w:id="83" w:name="_Toc510965935"/>
      <w:bookmarkStart w:id="84" w:name="_Toc510967015"/>
      <w:bookmarkStart w:id="85" w:name="_Toc510967385"/>
      <w:bookmarkStart w:id="86" w:name="_Toc510967702"/>
      <w:bookmarkStart w:id="87" w:name="_Toc511054056"/>
      <w:bookmarkStart w:id="88" w:name="_Toc510956849"/>
      <w:bookmarkStart w:id="89" w:name="_Toc510965936"/>
      <w:bookmarkStart w:id="90" w:name="_Toc510967016"/>
      <w:bookmarkStart w:id="91" w:name="_Toc510967386"/>
      <w:bookmarkStart w:id="92" w:name="_Toc510967703"/>
      <w:bookmarkStart w:id="93" w:name="_Toc511054057"/>
      <w:bookmarkStart w:id="94" w:name="_Toc510956850"/>
      <w:bookmarkStart w:id="95" w:name="_Toc510965937"/>
      <w:bookmarkStart w:id="96" w:name="_Toc510967017"/>
      <w:bookmarkStart w:id="97" w:name="_Toc510967387"/>
      <w:bookmarkStart w:id="98" w:name="_Toc510967704"/>
      <w:bookmarkStart w:id="99" w:name="_Toc511054058"/>
      <w:bookmarkStart w:id="100" w:name="_Toc510956851"/>
      <w:bookmarkStart w:id="101" w:name="_Toc510965938"/>
      <w:bookmarkStart w:id="102" w:name="_Toc510967018"/>
      <w:bookmarkStart w:id="103" w:name="_Toc510967388"/>
      <w:bookmarkStart w:id="104" w:name="_Toc510967705"/>
      <w:bookmarkStart w:id="105" w:name="_Toc511054059"/>
      <w:bookmarkStart w:id="106" w:name="_Toc510956852"/>
      <w:bookmarkStart w:id="107" w:name="_Toc510965939"/>
      <w:bookmarkStart w:id="108" w:name="_Toc510967019"/>
      <w:bookmarkStart w:id="109" w:name="_Toc510967389"/>
      <w:bookmarkStart w:id="110" w:name="_Toc510967706"/>
      <w:bookmarkStart w:id="111" w:name="_Toc511054060"/>
      <w:bookmarkStart w:id="112" w:name="_Toc510956853"/>
      <w:bookmarkStart w:id="113" w:name="_Toc510965940"/>
      <w:bookmarkStart w:id="114" w:name="_Toc510967020"/>
      <w:bookmarkStart w:id="115" w:name="_Toc510967390"/>
      <w:bookmarkStart w:id="116" w:name="_Toc510967707"/>
      <w:bookmarkStart w:id="117" w:name="_Toc511054061"/>
      <w:bookmarkStart w:id="118" w:name="_Toc510956854"/>
      <w:bookmarkStart w:id="119" w:name="_Toc510965941"/>
      <w:bookmarkStart w:id="120" w:name="_Toc510967021"/>
      <w:bookmarkStart w:id="121" w:name="_Toc510967391"/>
      <w:bookmarkStart w:id="122" w:name="_Toc510967708"/>
      <w:bookmarkStart w:id="123" w:name="_Toc511054062"/>
      <w:bookmarkStart w:id="124" w:name="_Toc510956855"/>
      <w:bookmarkStart w:id="125" w:name="_Toc510965942"/>
      <w:bookmarkStart w:id="126" w:name="_Toc510967022"/>
      <w:bookmarkStart w:id="127" w:name="_Toc510967392"/>
      <w:bookmarkStart w:id="128" w:name="_Toc510967709"/>
      <w:bookmarkStart w:id="129" w:name="_Toc511054063"/>
      <w:bookmarkStart w:id="130" w:name="_Toc510956856"/>
      <w:bookmarkStart w:id="131" w:name="_Toc510965943"/>
      <w:bookmarkStart w:id="132" w:name="_Toc510967023"/>
      <w:bookmarkStart w:id="133" w:name="_Toc510967393"/>
      <w:bookmarkStart w:id="134" w:name="_Toc510967710"/>
      <w:bookmarkStart w:id="135" w:name="_Toc511054064"/>
      <w:bookmarkStart w:id="136" w:name="_Toc510956857"/>
      <w:bookmarkStart w:id="137" w:name="_Toc510965944"/>
      <w:bookmarkStart w:id="138" w:name="_Toc510967024"/>
      <w:bookmarkStart w:id="139" w:name="_Toc510967394"/>
      <w:bookmarkStart w:id="140" w:name="_Toc510967711"/>
      <w:bookmarkStart w:id="141" w:name="_Toc511054065"/>
      <w:bookmarkStart w:id="142" w:name="_Toc510956858"/>
      <w:bookmarkStart w:id="143" w:name="_Toc510965945"/>
      <w:bookmarkStart w:id="144" w:name="_Toc510967025"/>
      <w:bookmarkStart w:id="145" w:name="_Toc510967395"/>
      <w:bookmarkStart w:id="146" w:name="_Toc510967712"/>
      <w:bookmarkStart w:id="147" w:name="_Toc511054066"/>
      <w:bookmarkStart w:id="148" w:name="_Toc510956859"/>
      <w:bookmarkStart w:id="149" w:name="_Toc510965946"/>
      <w:bookmarkStart w:id="150" w:name="_Toc510967026"/>
      <w:bookmarkStart w:id="151" w:name="_Toc510967396"/>
      <w:bookmarkStart w:id="152" w:name="_Toc510967713"/>
      <w:bookmarkStart w:id="153" w:name="_Toc511054067"/>
      <w:bookmarkStart w:id="154" w:name="_Toc510956860"/>
      <w:bookmarkStart w:id="155" w:name="_Toc510965947"/>
      <w:bookmarkStart w:id="156" w:name="_Toc510967027"/>
      <w:bookmarkStart w:id="157" w:name="_Toc510967397"/>
      <w:bookmarkStart w:id="158" w:name="_Toc510967714"/>
      <w:bookmarkStart w:id="159" w:name="_Toc511054068"/>
      <w:bookmarkStart w:id="160" w:name="_Toc510956861"/>
      <w:bookmarkStart w:id="161" w:name="_Toc510965948"/>
      <w:bookmarkStart w:id="162" w:name="_Toc510967028"/>
      <w:bookmarkStart w:id="163" w:name="_Toc510967398"/>
      <w:bookmarkStart w:id="164" w:name="_Toc510967715"/>
      <w:bookmarkStart w:id="165" w:name="_Toc511054069"/>
      <w:bookmarkStart w:id="166" w:name="_Toc510956862"/>
      <w:bookmarkStart w:id="167" w:name="_Toc510965949"/>
      <w:bookmarkStart w:id="168" w:name="_Toc510967029"/>
      <w:bookmarkStart w:id="169" w:name="_Toc510967399"/>
      <w:bookmarkStart w:id="170" w:name="_Toc510967716"/>
      <w:bookmarkStart w:id="171" w:name="_Toc511054070"/>
      <w:bookmarkStart w:id="172" w:name="_Toc510956863"/>
      <w:bookmarkStart w:id="173" w:name="_Toc510965950"/>
      <w:bookmarkStart w:id="174" w:name="_Toc510967030"/>
      <w:bookmarkStart w:id="175" w:name="_Toc510967400"/>
      <w:bookmarkStart w:id="176" w:name="_Toc510967717"/>
      <w:bookmarkStart w:id="177" w:name="_Toc511054071"/>
      <w:bookmarkStart w:id="178" w:name="_Toc510956864"/>
      <w:bookmarkStart w:id="179" w:name="_Toc510965951"/>
      <w:bookmarkStart w:id="180" w:name="_Toc510967031"/>
      <w:bookmarkStart w:id="181" w:name="_Toc510967401"/>
      <w:bookmarkStart w:id="182" w:name="_Toc510967718"/>
      <w:bookmarkStart w:id="183" w:name="_Toc511054072"/>
      <w:bookmarkStart w:id="184" w:name="_Toc511076255"/>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t>Eingabebeispiele</w:t>
      </w:r>
      <w:bookmarkEnd w:id="184"/>
    </w:p>
    <w:p w14:paraId="3956D6F4" w14:textId="31EA7244" w:rsidR="00BC4566" w:rsidRPr="00DB4E1C" w:rsidRDefault="004E2650" w:rsidP="00D25A48">
      <w:pPr>
        <w:pStyle w:val="berschrift2"/>
      </w:pPr>
      <w:bookmarkStart w:id="185" w:name="_Toc511076256"/>
      <w:r>
        <w:t>Grundversion</w:t>
      </w:r>
      <w:bookmarkEnd w:id="185"/>
    </w:p>
    <w:p w14:paraId="43B5A9C7" w14:textId="3A097CA0" w:rsidR="00A85C88" w:rsidRPr="00D25A48" w:rsidRDefault="00F84463" w:rsidP="00D25A48">
      <w:pPr>
        <w:rPr>
          <w:lang w:val="en-GB"/>
        </w:rPr>
      </w:pPr>
      <w:r w:rsidRPr="00D25A48">
        <w:rPr>
          <w:lang w:val="en-GB"/>
        </w:rPr>
        <w:t>b</w:t>
      </w:r>
      <w:r w:rsidR="00A85C88" w:rsidRPr="00D25A48">
        <w:rPr>
          <w:lang w:val="en-GB"/>
        </w:rPr>
        <w:t>raun-schwarz-rot-gold, rd-vi-ye-sr, green-blue-orange-red</w:t>
      </w:r>
      <w:r w:rsidR="00852FBC" w:rsidRPr="00D25A48">
        <w:rPr>
          <w:lang w:val="en-GB"/>
        </w:rPr>
        <w:t>, red-rot-rd-si</w:t>
      </w:r>
    </w:p>
    <w:p w14:paraId="18FECF1C" w14:textId="39EFDF08" w:rsidR="004E2650" w:rsidRDefault="004E2650" w:rsidP="00D25A48">
      <w:pPr>
        <w:pStyle w:val="berschrift2"/>
        <w:rPr>
          <w:rFonts w:eastAsiaTheme="minorHAnsi"/>
        </w:rPr>
      </w:pPr>
      <w:bookmarkStart w:id="186" w:name="_Toc511076257"/>
      <w:r>
        <w:rPr>
          <w:rFonts w:eastAsiaTheme="minorHAnsi"/>
        </w:rPr>
        <w:t>Vollversion</w:t>
      </w:r>
      <w:bookmarkEnd w:id="186"/>
    </w:p>
    <w:p w14:paraId="424C099A" w14:textId="58AEC964" w:rsidR="00204252" w:rsidRDefault="004E2650" w:rsidP="00D25A48">
      <w:pPr>
        <w:rPr>
          <w:ins w:id="187" w:author="Tim" w:date="2018-04-09T22:27:00Z"/>
          <w:lang w:val="en-GB"/>
        </w:rPr>
      </w:pPr>
      <w:r w:rsidRPr="00D25A48">
        <w:rPr>
          <w:lang w:val="en-GB"/>
        </w:rPr>
        <w:t>Rot-red-og</w:t>
      </w:r>
      <w:r w:rsidR="00FF4E0E" w:rsidRPr="00D25A48">
        <w:rPr>
          <w:lang w:val="en-GB"/>
        </w:rPr>
        <w:t>-go</w:t>
      </w:r>
      <w:r w:rsidR="001827FC" w:rsidRPr="00D25A48">
        <w:rPr>
          <w:lang w:val="en-GB"/>
        </w:rPr>
        <w:t xml:space="preserve"> </w:t>
      </w:r>
      <w:r w:rsidR="00FF4E0E" w:rsidRPr="00D25A48">
        <w:rPr>
          <w:lang w:val="en-GB"/>
        </w:rPr>
        <w:t>, vi/bu</w:t>
      </w:r>
      <w:r w:rsidR="001827FC" w:rsidRPr="00D25A48">
        <w:rPr>
          <w:lang w:val="en-GB"/>
        </w:rPr>
        <w:t>/ge/gr/go , vt,bl,gy,sr,si,ye , wh-br-vi/ws,gn-rd</w:t>
      </w:r>
    </w:p>
    <w:p w14:paraId="258ACB87" w14:textId="6B47AC9E" w:rsidR="004E2650" w:rsidRPr="00D25A48" w:rsidDel="00204252" w:rsidRDefault="00204252">
      <w:pPr>
        <w:spacing w:before="0" w:after="160" w:line="259" w:lineRule="auto"/>
        <w:rPr>
          <w:del w:id="188" w:author="Tim" w:date="2018-04-09T22:27:00Z"/>
          <w:lang w:val="en-GB"/>
        </w:rPr>
        <w:pPrChange w:id="189" w:author="Tim" w:date="2018-04-09T22:27:00Z">
          <w:pPr/>
        </w:pPrChange>
      </w:pPr>
      <w:ins w:id="190" w:author="Tim" w:date="2018-04-09T22:27:00Z">
        <w:r>
          <w:rPr>
            <w:lang w:val="en-GB"/>
          </w:rPr>
          <w:br w:type="page"/>
        </w:r>
      </w:ins>
    </w:p>
    <w:p w14:paraId="4C445914" w14:textId="04FC4224" w:rsidR="005C0B14" w:rsidRDefault="00012747" w:rsidP="00164E1F">
      <w:pPr>
        <w:pStyle w:val="berschrift1"/>
      </w:pPr>
      <w:bookmarkStart w:id="191" w:name="_Toc510956866"/>
      <w:bookmarkStart w:id="192" w:name="_Toc510965953"/>
      <w:bookmarkStart w:id="193" w:name="_Toc510967033"/>
      <w:bookmarkStart w:id="194" w:name="_Toc510967403"/>
      <w:bookmarkStart w:id="195" w:name="_Toc510967720"/>
      <w:bookmarkStart w:id="196" w:name="_Toc511054076"/>
      <w:bookmarkStart w:id="197" w:name="_Toc510956867"/>
      <w:bookmarkStart w:id="198" w:name="_Toc510965954"/>
      <w:bookmarkStart w:id="199" w:name="_Toc510967034"/>
      <w:bookmarkStart w:id="200" w:name="_Toc510967404"/>
      <w:bookmarkStart w:id="201" w:name="_Toc510967721"/>
      <w:bookmarkStart w:id="202" w:name="_Toc511054077"/>
      <w:bookmarkStart w:id="203" w:name="_Toc510956868"/>
      <w:bookmarkStart w:id="204" w:name="_Toc510965955"/>
      <w:bookmarkStart w:id="205" w:name="_Toc510967035"/>
      <w:bookmarkStart w:id="206" w:name="_Toc510967405"/>
      <w:bookmarkStart w:id="207" w:name="_Toc510967722"/>
      <w:bookmarkStart w:id="208" w:name="_Toc511054078"/>
      <w:bookmarkStart w:id="209" w:name="_Toc510956869"/>
      <w:bookmarkStart w:id="210" w:name="_Toc510965956"/>
      <w:bookmarkStart w:id="211" w:name="_Toc510967036"/>
      <w:bookmarkStart w:id="212" w:name="_Toc510967406"/>
      <w:bookmarkStart w:id="213" w:name="_Toc510967723"/>
      <w:bookmarkStart w:id="214" w:name="_Toc511054079"/>
      <w:bookmarkStart w:id="215" w:name="_Toc510956870"/>
      <w:bookmarkStart w:id="216" w:name="_Toc510965957"/>
      <w:bookmarkStart w:id="217" w:name="_Toc510967037"/>
      <w:bookmarkStart w:id="218" w:name="_Toc510967407"/>
      <w:bookmarkStart w:id="219" w:name="_Toc510967724"/>
      <w:bookmarkStart w:id="220" w:name="_Toc511054080"/>
      <w:bookmarkStart w:id="221" w:name="_Toc510956871"/>
      <w:bookmarkStart w:id="222" w:name="_Toc510965958"/>
      <w:bookmarkStart w:id="223" w:name="_Toc510967038"/>
      <w:bookmarkStart w:id="224" w:name="_Toc510967408"/>
      <w:bookmarkStart w:id="225" w:name="_Toc510967725"/>
      <w:bookmarkStart w:id="226" w:name="_Toc511054081"/>
      <w:bookmarkStart w:id="227" w:name="_Toc510956872"/>
      <w:bookmarkStart w:id="228" w:name="_Toc510965959"/>
      <w:bookmarkStart w:id="229" w:name="_Toc510967039"/>
      <w:bookmarkStart w:id="230" w:name="_Toc510967409"/>
      <w:bookmarkStart w:id="231" w:name="_Toc510967726"/>
      <w:bookmarkStart w:id="232" w:name="_Toc511054082"/>
      <w:bookmarkStart w:id="233" w:name="_Toc510956873"/>
      <w:bookmarkStart w:id="234" w:name="_Toc510965960"/>
      <w:bookmarkStart w:id="235" w:name="_Toc510967040"/>
      <w:bookmarkStart w:id="236" w:name="_Toc510967410"/>
      <w:bookmarkStart w:id="237" w:name="_Toc510967727"/>
      <w:bookmarkStart w:id="238" w:name="_Toc511054083"/>
      <w:bookmarkStart w:id="239" w:name="_Toc510956874"/>
      <w:bookmarkStart w:id="240" w:name="_Toc510965961"/>
      <w:bookmarkStart w:id="241" w:name="_Toc510967041"/>
      <w:bookmarkStart w:id="242" w:name="_Toc510967411"/>
      <w:bookmarkStart w:id="243" w:name="_Toc510967728"/>
      <w:bookmarkStart w:id="244" w:name="_Toc511054084"/>
      <w:bookmarkStart w:id="245" w:name="_Toc510956875"/>
      <w:bookmarkStart w:id="246" w:name="_Toc510965962"/>
      <w:bookmarkStart w:id="247" w:name="_Toc510967042"/>
      <w:bookmarkStart w:id="248" w:name="_Toc510967412"/>
      <w:bookmarkStart w:id="249" w:name="_Toc510967729"/>
      <w:bookmarkStart w:id="250" w:name="_Toc511054085"/>
      <w:bookmarkStart w:id="251" w:name="_Toc510956876"/>
      <w:bookmarkStart w:id="252" w:name="_Toc510965963"/>
      <w:bookmarkStart w:id="253" w:name="_Toc510967043"/>
      <w:bookmarkStart w:id="254" w:name="_Toc510967413"/>
      <w:bookmarkStart w:id="255" w:name="_Toc510967730"/>
      <w:bookmarkStart w:id="256" w:name="_Toc511054086"/>
      <w:bookmarkStart w:id="257" w:name="_Toc510956877"/>
      <w:bookmarkStart w:id="258" w:name="_Toc510965964"/>
      <w:bookmarkStart w:id="259" w:name="_Toc510967044"/>
      <w:bookmarkStart w:id="260" w:name="_Toc510967414"/>
      <w:bookmarkStart w:id="261" w:name="_Toc510967731"/>
      <w:bookmarkStart w:id="262" w:name="_Toc511054087"/>
      <w:bookmarkStart w:id="263" w:name="_Toc510956878"/>
      <w:bookmarkStart w:id="264" w:name="_Toc510965965"/>
      <w:bookmarkStart w:id="265" w:name="_Toc510967045"/>
      <w:bookmarkStart w:id="266" w:name="_Toc510967415"/>
      <w:bookmarkStart w:id="267" w:name="_Toc510967732"/>
      <w:bookmarkStart w:id="268" w:name="_Toc511054088"/>
      <w:bookmarkStart w:id="269" w:name="_Toc510956879"/>
      <w:bookmarkStart w:id="270" w:name="_Toc510965966"/>
      <w:bookmarkStart w:id="271" w:name="_Toc510967046"/>
      <w:bookmarkStart w:id="272" w:name="_Toc510967416"/>
      <w:bookmarkStart w:id="273" w:name="_Toc510967733"/>
      <w:bookmarkStart w:id="274" w:name="_Toc511054089"/>
      <w:bookmarkStart w:id="275" w:name="_Toc511076258"/>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lastRenderedPageBreak/>
        <w:t>Ausgabebeispiele</w:t>
      </w:r>
      <w:bookmarkEnd w:id="275"/>
    </w:p>
    <w:p w14:paraId="3F62FF19" w14:textId="73FBC85A" w:rsidR="004E2650" w:rsidRPr="00DB4E1C" w:rsidRDefault="004E2650" w:rsidP="00D25A48">
      <w:pPr>
        <w:pStyle w:val="berschrift2"/>
      </w:pPr>
      <w:bookmarkStart w:id="276" w:name="_Toc511076259"/>
      <w:r>
        <w:t>Grundversion</w:t>
      </w:r>
      <w:bookmarkEnd w:id="276"/>
    </w:p>
    <w:tbl>
      <w:tblPr>
        <w:tblStyle w:val="Tabellenraster"/>
        <w:tblW w:w="0" w:type="auto"/>
        <w:tblLook w:val="04A0" w:firstRow="1" w:lastRow="0" w:firstColumn="1" w:lastColumn="0" w:noHBand="0" w:noVBand="1"/>
      </w:tblPr>
      <w:tblGrid>
        <w:gridCol w:w="4531"/>
        <w:gridCol w:w="4531"/>
      </w:tblGrid>
      <w:tr w:rsidR="00852FBC" w14:paraId="13A17EF5" w14:textId="77777777" w:rsidTr="00852FBC">
        <w:tc>
          <w:tcPr>
            <w:tcW w:w="4531" w:type="dxa"/>
          </w:tcPr>
          <w:p w14:paraId="3814D6D6" w14:textId="77777777" w:rsidR="00852FBC" w:rsidRDefault="00852FBC" w:rsidP="00D25A48">
            <w:pPr>
              <w:spacing w:before="0" w:after="0"/>
            </w:pPr>
            <w:r>
              <w:t>---|  braun  schwarz  rot    gold      |---</w:t>
            </w:r>
          </w:p>
          <w:p w14:paraId="1165BEBC" w14:textId="5D086956" w:rsidR="00852FBC" w:rsidRDefault="00852FBC" w:rsidP="00D25A48">
            <w:pPr>
              <w:spacing w:before="0" w:after="0"/>
            </w:pPr>
            <w:r>
              <w:t>Ein Widerstand mit 1.0 kOhm +/- 5 %</w:t>
            </w:r>
          </w:p>
        </w:tc>
        <w:tc>
          <w:tcPr>
            <w:tcW w:w="4531" w:type="dxa"/>
          </w:tcPr>
          <w:p w14:paraId="0F196D4F" w14:textId="77777777" w:rsidR="00852FBC" w:rsidRDefault="00852FBC" w:rsidP="00D25A48">
            <w:pPr>
              <w:spacing w:before="0" w:after="0"/>
            </w:pPr>
            <w:r>
              <w:t>---|  rd  vi  ye    sr      |---</w:t>
            </w:r>
          </w:p>
          <w:p w14:paraId="0752EED8" w14:textId="5D833A1A" w:rsidR="00852FBC" w:rsidRDefault="00852FBC" w:rsidP="00D25A48">
            <w:pPr>
              <w:spacing w:before="0" w:after="0"/>
            </w:pPr>
            <w:r>
              <w:t>Ein Widerstand mit 270.0 kOhm +/- 10 %</w:t>
            </w:r>
          </w:p>
        </w:tc>
      </w:tr>
      <w:tr w:rsidR="00852FBC" w14:paraId="433A5AFF" w14:textId="77777777" w:rsidTr="00852FBC">
        <w:tc>
          <w:tcPr>
            <w:tcW w:w="4531" w:type="dxa"/>
          </w:tcPr>
          <w:p w14:paraId="5DC3921D" w14:textId="77777777" w:rsidR="00852FBC" w:rsidRDefault="00852FBC" w:rsidP="00D25A48">
            <w:pPr>
              <w:spacing w:before="0" w:after="0"/>
            </w:pPr>
            <w:r>
              <w:t>---|  green  blue  orange    red      |---</w:t>
            </w:r>
          </w:p>
          <w:p w14:paraId="3590301B" w14:textId="32C9540D" w:rsidR="00852FBC" w:rsidRDefault="00852FBC" w:rsidP="00D25A48">
            <w:pPr>
              <w:spacing w:before="0" w:after="0"/>
            </w:pPr>
            <w:r>
              <w:t>Ein Widerstand mit 56.0 kOhm +/- 2 %</w:t>
            </w:r>
          </w:p>
        </w:tc>
        <w:tc>
          <w:tcPr>
            <w:tcW w:w="4531" w:type="dxa"/>
          </w:tcPr>
          <w:p w14:paraId="35DA69BC" w14:textId="77777777" w:rsidR="00852FBC" w:rsidRDefault="00852FBC" w:rsidP="00D25A48">
            <w:pPr>
              <w:spacing w:before="0" w:after="0"/>
            </w:pPr>
            <w:r>
              <w:t>---|  red  rot  rd    si      |---</w:t>
            </w:r>
          </w:p>
          <w:p w14:paraId="77925100" w14:textId="17172F43" w:rsidR="00852FBC" w:rsidRDefault="00852FBC" w:rsidP="00D25A48">
            <w:pPr>
              <w:spacing w:before="0" w:after="0"/>
            </w:pPr>
            <w:r>
              <w:t>Ein Widerstand mit 2.2 kOhm +/- 10 %</w:t>
            </w:r>
          </w:p>
        </w:tc>
      </w:tr>
    </w:tbl>
    <w:p w14:paraId="6BABB201" w14:textId="3FB08FAD" w:rsidR="00FF4E0E" w:rsidRDefault="00FF4E0E" w:rsidP="00D25A48">
      <w:pPr>
        <w:pStyle w:val="Beschriftung"/>
      </w:pPr>
      <w:bookmarkStart w:id="277" w:name="_Toc510965968"/>
      <w:bookmarkStart w:id="278" w:name="_Toc510967048"/>
      <w:bookmarkStart w:id="279" w:name="_Toc510967418"/>
      <w:bookmarkStart w:id="280" w:name="_Toc510967735"/>
      <w:bookmarkStart w:id="281" w:name="_Toc510956881"/>
      <w:bookmarkStart w:id="282" w:name="_Toc510965969"/>
      <w:bookmarkStart w:id="283" w:name="_Toc510967049"/>
      <w:bookmarkStart w:id="284" w:name="_Toc510967419"/>
      <w:bookmarkStart w:id="285" w:name="_Toc510967736"/>
      <w:bookmarkStart w:id="286" w:name="_Toc510956882"/>
      <w:bookmarkStart w:id="287" w:name="_Toc510965970"/>
      <w:bookmarkStart w:id="288" w:name="_Toc510967050"/>
      <w:bookmarkStart w:id="289" w:name="_Toc510967420"/>
      <w:bookmarkStart w:id="290" w:name="_Toc510967737"/>
      <w:bookmarkStart w:id="291" w:name="_Toc510956883"/>
      <w:bookmarkStart w:id="292" w:name="_Toc510965971"/>
      <w:bookmarkStart w:id="293" w:name="_Toc510967051"/>
      <w:bookmarkStart w:id="294" w:name="_Toc510967421"/>
      <w:bookmarkStart w:id="295" w:name="_Toc510967738"/>
      <w:bookmarkStart w:id="296" w:name="_Toc510956884"/>
      <w:bookmarkStart w:id="297" w:name="_Toc510965972"/>
      <w:bookmarkStart w:id="298" w:name="_Toc510967052"/>
      <w:bookmarkStart w:id="299" w:name="_Toc510967422"/>
      <w:bookmarkStart w:id="300" w:name="_Toc510967739"/>
      <w:bookmarkStart w:id="301" w:name="_Toc510956885"/>
      <w:bookmarkStart w:id="302" w:name="_Toc510965973"/>
      <w:bookmarkStart w:id="303" w:name="_Toc510967053"/>
      <w:bookmarkStart w:id="304" w:name="_Toc510967423"/>
      <w:bookmarkStart w:id="305" w:name="_Toc510967740"/>
      <w:bookmarkStart w:id="306" w:name="_Toc510956886"/>
      <w:bookmarkStart w:id="307" w:name="_Toc510965974"/>
      <w:bookmarkStart w:id="308" w:name="_Toc510967054"/>
      <w:bookmarkStart w:id="309" w:name="_Toc510967424"/>
      <w:bookmarkStart w:id="310" w:name="_Toc510967741"/>
      <w:bookmarkStart w:id="311" w:name="_Toc510956887"/>
      <w:bookmarkStart w:id="312" w:name="_Toc510965975"/>
      <w:bookmarkStart w:id="313" w:name="_Toc510967055"/>
      <w:bookmarkStart w:id="314" w:name="_Toc510967425"/>
      <w:bookmarkStart w:id="315" w:name="_Toc510967742"/>
      <w:bookmarkStart w:id="316" w:name="_Toc510956888"/>
      <w:bookmarkStart w:id="317" w:name="_Toc510965976"/>
      <w:bookmarkStart w:id="318" w:name="_Toc510967056"/>
      <w:bookmarkStart w:id="319" w:name="_Toc510967426"/>
      <w:bookmarkStart w:id="320" w:name="_Toc510967743"/>
      <w:bookmarkStart w:id="321" w:name="_Toc510956889"/>
      <w:bookmarkStart w:id="322" w:name="_Toc510965977"/>
      <w:bookmarkStart w:id="323" w:name="_Toc510967057"/>
      <w:bookmarkStart w:id="324" w:name="_Toc510967427"/>
      <w:bookmarkStart w:id="325" w:name="_Toc510967744"/>
      <w:bookmarkStart w:id="326" w:name="_Toc510956890"/>
      <w:bookmarkStart w:id="327" w:name="_Toc510965978"/>
      <w:bookmarkStart w:id="328" w:name="_Toc510967058"/>
      <w:bookmarkStart w:id="329" w:name="_Toc510967428"/>
      <w:bookmarkStart w:id="330" w:name="_Toc510967745"/>
      <w:bookmarkStart w:id="331" w:name="_Toc510956891"/>
      <w:bookmarkStart w:id="332" w:name="_Toc510965979"/>
      <w:bookmarkStart w:id="333" w:name="_Toc510967059"/>
      <w:bookmarkStart w:id="334" w:name="_Toc510967429"/>
      <w:bookmarkStart w:id="335" w:name="_Toc510967746"/>
      <w:bookmarkStart w:id="336" w:name="_Toc510956892"/>
      <w:bookmarkStart w:id="337" w:name="_Toc510965980"/>
      <w:bookmarkStart w:id="338" w:name="_Toc510967060"/>
      <w:bookmarkStart w:id="339" w:name="_Toc510967430"/>
      <w:bookmarkStart w:id="340" w:name="_Toc510967747"/>
      <w:bookmarkStart w:id="341" w:name="_Toc510956893"/>
      <w:bookmarkStart w:id="342" w:name="_Toc510965981"/>
      <w:bookmarkStart w:id="343" w:name="_Toc510967061"/>
      <w:bookmarkStart w:id="344" w:name="_Toc510967431"/>
      <w:bookmarkStart w:id="345" w:name="_Toc510967748"/>
      <w:bookmarkStart w:id="346" w:name="_Toc510956894"/>
      <w:bookmarkStart w:id="347" w:name="_Toc510965982"/>
      <w:bookmarkStart w:id="348" w:name="_Toc510967062"/>
      <w:bookmarkStart w:id="349" w:name="_Toc510967432"/>
      <w:bookmarkStart w:id="350" w:name="_Toc510967749"/>
      <w:bookmarkStart w:id="351" w:name="_Toc510956895"/>
      <w:bookmarkStart w:id="352" w:name="_Toc510965983"/>
      <w:bookmarkStart w:id="353" w:name="_Toc510967063"/>
      <w:bookmarkStart w:id="354" w:name="_Toc510967433"/>
      <w:bookmarkStart w:id="355" w:name="_Toc510967750"/>
      <w:bookmarkStart w:id="356" w:name="_Toc510956896"/>
      <w:bookmarkStart w:id="357" w:name="_Toc510965984"/>
      <w:bookmarkStart w:id="358" w:name="_Toc510967064"/>
      <w:bookmarkStart w:id="359" w:name="_Toc510967434"/>
      <w:bookmarkStart w:id="360" w:name="_Toc510967751"/>
      <w:bookmarkStart w:id="361" w:name="_Toc510956897"/>
      <w:bookmarkStart w:id="362" w:name="_Toc510965985"/>
      <w:bookmarkStart w:id="363" w:name="_Toc510967065"/>
      <w:bookmarkStart w:id="364" w:name="_Toc510967435"/>
      <w:bookmarkStart w:id="365" w:name="_Toc510967752"/>
      <w:bookmarkStart w:id="366" w:name="_Toc510956898"/>
      <w:bookmarkStart w:id="367" w:name="_Toc510965986"/>
      <w:bookmarkStart w:id="368" w:name="_Toc510967066"/>
      <w:bookmarkStart w:id="369" w:name="_Toc510967436"/>
      <w:bookmarkStart w:id="370" w:name="_Toc510967753"/>
      <w:bookmarkStart w:id="371" w:name="_Toc510956899"/>
      <w:bookmarkStart w:id="372" w:name="_Toc510965987"/>
      <w:bookmarkStart w:id="373" w:name="_Toc510967067"/>
      <w:bookmarkStart w:id="374" w:name="_Toc510967437"/>
      <w:bookmarkStart w:id="375" w:name="_Toc510967754"/>
      <w:bookmarkStart w:id="376" w:name="_Toc510956900"/>
      <w:bookmarkStart w:id="377" w:name="_Toc510965988"/>
      <w:bookmarkStart w:id="378" w:name="_Toc510967068"/>
      <w:bookmarkStart w:id="379" w:name="_Toc510967438"/>
      <w:bookmarkStart w:id="380" w:name="_Toc510967755"/>
      <w:bookmarkStart w:id="381" w:name="_Toc510956992"/>
      <w:bookmarkStart w:id="382" w:name="_Toc510966080"/>
      <w:bookmarkStart w:id="383" w:name="_Toc510967160"/>
      <w:bookmarkStart w:id="384" w:name="_Toc510967530"/>
      <w:bookmarkStart w:id="385" w:name="_Toc510967847"/>
      <w:bookmarkStart w:id="386" w:name="_Toc510956993"/>
      <w:bookmarkStart w:id="387" w:name="_Toc510966081"/>
      <w:bookmarkStart w:id="388" w:name="_Toc510967161"/>
      <w:bookmarkStart w:id="389" w:name="_Toc510967531"/>
      <w:bookmarkStart w:id="390" w:name="_Toc510967848"/>
      <w:bookmarkStart w:id="391" w:name="_Toc510956994"/>
      <w:bookmarkStart w:id="392" w:name="_Toc510966082"/>
      <w:bookmarkStart w:id="393" w:name="_Toc510967162"/>
      <w:bookmarkStart w:id="394" w:name="_Toc510967532"/>
      <w:bookmarkStart w:id="395" w:name="_Toc510967849"/>
      <w:bookmarkStart w:id="396" w:name="_Toc510956995"/>
      <w:bookmarkStart w:id="397" w:name="_Toc510966083"/>
      <w:bookmarkStart w:id="398" w:name="_Toc510967163"/>
      <w:bookmarkStart w:id="399" w:name="_Toc510967533"/>
      <w:bookmarkStart w:id="400" w:name="_Toc510967850"/>
      <w:bookmarkStart w:id="401" w:name="_Toc511076221"/>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t xml:space="preserve">Tabelle </w:t>
      </w:r>
      <w:r w:rsidR="00043B62">
        <w:fldChar w:fldCharType="begin"/>
      </w:r>
      <w:r w:rsidR="00043B62">
        <w:instrText xml:space="preserve"> SEQ Tabelle \* ARABIC </w:instrText>
      </w:r>
      <w:r w:rsidR="00043B62">
        <w:fldChar w:fldCharType="separate"/>
      </w:r>
      <w:r w:rsidR="00043B62">
        <w:rPr>
          <w:noProof/>
        </w:rPr>
        <w:t>2</w:t>
      </w:r>
      <w:r w:rsidR="00043B62">
        <w:rPr>
          <w:noProof/>
        </w:rPr>
        <w:fldChar w:fldCharType="end"/>
      </w:r>
      <w:r>
        <w:t>: Ausgabebeispiele der Grundversion</w:t>
      </w:r>
      <w:bookmarkEnd w:id="401"/>
    </w:p>
    <w:p w14:paraId="227A2C69" w14:textId="08CDC743" w:rsidR="004E2650" w:rsidRDefault="004E2650" w:rsidP="00D25A48">
      <w:pPr>
        <w:pStyle w:val="berschrift2"/>
      </w:pPr>
      <w:bookmarkStart w:id="402" w:name="_Toc511076260"/>
      <w:r>
        <w:t>Vollversion</w:t>
      </w:r>
      <w:bookmarkEnd w:id="402"/>
    </w:p>
    <w:tbl>
      <w:tblPr>
        <w:tblStyle w:val="Tabellenraster"/>
        <w:tblW w:w="0" w:type="auto"/>
        <w:tblLook w:val="04A0" w:firstRow="1" w:lastRow="0" w:firstColumn="1" w:lastColumn="0" w:noHBand="0" w:noVBand="1"/>
      </w:tblPr>
      <w:tblGrid>
        <w:gridCol w:w="4531"/>
        <w:gridCol w:w="4531"/>
      </w:tblGrid>
      <w:tr w:rsidR="00FF4E0E" w14:paraId="3D53706B" w14:textId="77777777" w:rsidTr="00FF4E0E">
        <w:tc>
          <w:tcPr>
            <w:tcW w:w="4531" w:type="dxa"/>
          </w:tcPr>
          <w:p w14:paraId="3266DB78" w14:textId="77777777" w:rsidR="00FF4E0E" w:rsidRDefault="00FF4E0E" w:rsidP="00D25A48">
            <w:pPr>
              <w:spacing w:before="0" w:after="0"/>
            </w:pPr>
            <w:r>
              <w:t>---|  rot   red   og     go   |---</w:t>
            </w:r>
          </w:p>
          <w:p w14:paraId="7113F189" w14:textId="2EFE69AE" w:rsidR="00FF4E0E" w:rsidRDefault="00FF4E0E" w:rsidP="00D25A48">
            <w:pPr>
              <w:spacing w:before="0" w:after="0"/>
            </w:pPr>
            <w:r>
              <w:t>Ein Kohlewiderstand mit 22 kOhm ± 5%</w:t>
            </w:r>
          </w:p>
        </w:tc>
        <w:tc>
          <w:tcPr>
            <w:tcW w:w="4531" w:type="dxa"/>
          </w:tcPr>
          <w:p w14:paraId="1EEBF71E" w14:textId="77777777" w:rsidR="001827FC" w:rsidRPr="00D25A48" w:rsidRDefault="001827FC" w:rsidP="00D25A48">
            <w:pPr>
              <w:spacing w:before="0" w:after="0"/>
              <w:rPr>
                <w:lang w:val="en-GB"/>
              </w:rPr>
            </w:pPr>
            <w:r w:rsidRPr="00D25A48">
              <w:rPr>
                <w:lang w:val="en-GB"/>
              </w:rPr>
              <w:t>---|  vi   bu   ge   gr     go   |---</w:t>
            </w:r>
          </w:p>
          <w:p w14:paraId="2525FC79" w14:textId="5D73EFC5" w:rsidR="00FF4E0E" w:rsidRDefault="001827FC" w:rsidP="00D25A48">
            <w:pPr>
              <w:spacing w:before="0" w:after="0"/>
            </w:pPr>
            <w:r>
              <w:t>Ein Metallschichtwiderstand mit 76,4 GOhm ± 5%</w:t>
            </w:r>
          </w:p>
        </w:tc>
      </w:tr>
      <w:tr w:rsidR="00FF4E0E" w14:paraId="43088352" w14:textId="77777777" w:rsidTr="00FF4E0E">
        <w:tc>
          <w:tcPr>
            <w:tcW w:w="4531" w:type="dxa"/>
          </w:tcPr>
          <w:p w14:paraId="11F0E618" w14:textId="77777777" w:rsidR="001827FC" w:rsidRDefault="001827FC" w:rsidP="00D25A48">
            <w:pPr>
              <w:spacing w:before="0" w:after="0"/>
            </w:pPr>
            <w:r>
              <w:t>---|  vt   bl   gy   sr   si     ye   |---</w:t>
            </w:r>
          </w:p>
          <w:p w14:paraId="450C9722" w14:textId="61B7DF23" w:rsidR="00FF4E0E" w:rsidRDefault="001827FC" w:rsidP="00D25A48">
            <w:pPr>
              <w:spacing w:before="0" w:after="0"/>
            </w:pPr>
            <w:r>
              <w:t>Ein Metallschichtwiderstand mit 7,68  Ohm ± 10% TK ±25ppm /K</w:t>
            </w:r>
          </w:p>
        </w:tc>
        <w:tc>
          <w:tcPr>
            <w:tcW w:w="4531" w:type="dxa"/>
          </w:tcPr>
          <w:p w14:paraId="035474EA" w14:textId="77777777" w:rsidR="001827FC" w:rsidRDefault="001827FC" w:rsidP="00D25A48">
            <w:pPr>
              <w:spacing w:before="0" w:after="0"/>
              <w:jc w:val="both"/>
            </w:pPr>
            <w:r>
              <w:t>---|  wh   br   vi   ws   gn     rd   |---</w:t>
            </w:r>
          </w:p>
          <w:p w14:paraId="0F0EBA2A" w14:textId="5A15EBC7" w:rsidR="00FF4E0E" w:rsidRDefault="001827FC" w:rsidP="00D25A48">
            <w:pPr>
              <w:spacing w:before="0" w:after="0"/>
              <w:jc w:val="both"/>
            </w:pPr>
            <w:r>
              <w:t>Ein Metallschichtwiderstand mit 917 GOhm ± 1% TK ±50ppm /K</w:t>
            </w:r>
          </w:p>
        </w:tc>
      </w:tr>
    </w:tbl>
    <w:p w14:paraId="6AC1EC55" w14:textId="12E4A7E5" w:rsidR="00204252" w:rsidRDefault="001827FC" w:rsidP="00D25A48">
      <w:pPr>
        <w:pStyle w:val="Beschriftung"/>
      </w:pPr>
      <w:bookmarkStart w:id="403" w:name="_Toc511076222"/>
      <w:r>
        <w:t xml:space="preserve">Tabelle </w:t>
      </w:r>
      <w:r w:rsidR="00043B62">
        <w:fldChar w:fldCharType="begin"/>
      </w:r>
      <w:r w:rsidR="00043B62">
        <w:instrText xml:space="preserve"> SEQ Tabelle \* ARABIC </w:instrText>
      </w:r>
      <w:r w:rsidR="00043B62">
        <w:fldChar w:fldCharType="separate"/>
      </w:r>
      <w:r w:rsidR="00043B62">
        <w:rPr>
          <w:noProof/>
        </w:rPr>
        <w:t>3</w:t>
      </w:r>
      <w:r w:rsidR="00043B62">
        <w:rPr>
          <w:noProof/>
        </w:rPr>
        <w:fldChar w:fldCharType="end"/>
      </w:r>
      <w:r>
        <w:t>: Ausgabebeispiel der Vollversion</w:t>
      </w:r>
      <w:bookmarkStart w:id="404" w:name="_Toc510957014"/>
      <w:bookmarkStart w:id="405" w:name="_Toc510966102"/>
      <w:bookmarkStart w:id="406" w:name="_Toc510967182"/>
      <w:bookmarkStart w:id="407" w:name="_Toc510967552"/>
      <w:bookmarkStart w:id="408" w:name="_Toc510967869"/>
      <w:bookmarkStart w:id="409" w:name="_Toc511054093"/>
      <w:bookmarkStart w:id="410" w:name="_Toc510957015"/>
      <w:bookmarkStart w:id="411" w:name="_Toc510966103"/>
      <w:bookmarkStart w:id="412" w:name="_Toc510967183"/>
      <w:bookmarkStart w:id="413" w:name="_Toc510967553"/>
      <w:bookmarkStart w:id="414" w:name="_Toc510967870"/>
      <w:bookmarkStart w:id="415" w:name="_Toc511054094"/>
      <w:bookmarkStart w:id="416" w:name="_Toc510957016"/>
      <w:bookmarkStart w:id="417" w:name="_Toc510966104"/>
      <w:bookmarkStart w:id="418" w:name="_Toc510967184"/>
      <w:bookmarkStart w:id="419" w:name="_Toc510967554"/>
      <w:bookmarkStart w:id="420" w:name="_Toc510967871"/>
      <w:bookmarkStart w:id="421" w:name="_Toc511054095"/>
      <w:bookmarkStart w:id="422" w:name="_Toc510957017"/>
      <w:bookmarkStart w:id="423" w:name="_Toc510966105"/>
      <w:bookmarkStart w:id="424" w:name="_Toc510967185"/>
      <w:bookmarkStart w:id="425" w:name="_Toc510967555"/>
      <w:bookmarkStart w:id="426" w:name="_Toc510967872"/>
      <w:bookmarkStart w:id="427" w:name="_Toc511054096"/>
      <w:bookmarkStart w:id="428" w:name="_Toc510957018"/>
      <w:bookmarkStart w:id="429" w:name="_Toc510966106"/>
      <w:bookmarkStart w:id="430" w:name="_Toc510967186"/>
      <w:bookmarkStart w:id="431" w:name="_Toc510967556"/>
      <w:bookmarkStart w:id="432" w:name="_Toc510967873"/>
      <w:bookmarkStart w:id="433" w:name="_Toc511054097"/>
      <w:bookmarkStart w:id="434" w:name="_Toc510967187"/>
      <w:bookmarkStart w:id="435" w:name="_Toc510967557"/>
      <w:bookmarkStart w:id="436" w:name="_Toc510967874"/>
      <w:bookmarkStart w:id="437" w:name="_Toc511054098"/>
      <w:bookmarkStart w:id="438" w:name="_Toc510967188"/>
      <w:bookmarkStart w:id="439" w:name="_Toc510967558"/>
      <w:bookmarkStart w:id="440" w:name="_Toc510967875"/>
      <w:bookmarkStart w:id="441" w:name="_Toc511054099"/>
      <w:bookmarkStart w:id="442" w:name="_Toc510967189"/>
      <w:bookmarkStart w:id="443" w:name="_Toc510967559"/>
      <w:bookmarkStart w:id="444" w:name="_Toc510967876"/>
      <w:bookmarkStart w:id="445" w:name="_Toc511054100"/>
      <w:bookmarkStart w:id="446" w:name="_Toc510967190"/>
      <w:bookmarkStart w:id="447" w:name="_Toc510967560"/>
      <w:bookmarkStart w:id="448" w:name="_Toc510967877"/>
      <w:bookmarkStart w:id="449" w:name="_Toc511054101"/>
      <w:bookmarkStart w:id="450" w:name="_Toc510967191"/>
      <w:bookmarkStart w:id="451" w:name="_Toc510967561"/>
      <w:bookmarkStart w:id="452" w:name="_Toc510967878"/>
      <w:bookmarkStart w:id="453" w:name="_Toc511054102"/>
      <w:bookmarkStart w:id="454" w:name="_Toc510967192"/>
      <w:bookmarkStart w:id="455" w:name="_Toc510967562"/>
      <w:bookmarkStart w:id="456" w:name="_Toc510967879"/>
      <w:bookmarkStart w:id="457" w:name="_Toc511054103"/>
      <w:bookmarkStart w:id="458" w:name="_Toc510967193"/>
      <w:bookmarkStart w:id="459" w:name="_Toc510967563"/>
      <w:bookmarkStart w:id="460" w:name="_Toc510967880"/>
      <w:bookmarkStart w:id="461" w:name="_Toc511054104"/>
      <w:bookmarkStart w:id="462" w:name="_Toc510967194"/>
      <w:bookmarkStart w:id="463" w:name="_Toc510967564"/>
      <w:bookmarkStart w:id="464" w:name="_Toc510967881"/>
      <w:bookmarkStart w:id="465" w:name="_Toc511054105"/>
      <w:bookmarkStart w:id="466" w:name="_Toc510967195"/>
      <w:bookmarkStart w:id="467" w:name="_Toc510967565"/>
      <w:bookmarkStart w:id="468" w:name="_Toc510967882"/>
      <w:bookmarkStart w:id="469" w:name="_Toc511054106"/>
      <w:bookmarkStart w:id="470" w:name="_Toc510967196"/>
      <w:bookmarkStart w:id="471" w:name="_Toc510967566"/>
      <w:bookmarkStart w:id="472" w:name="_Toc510967883"/>
      <w:bookmarkStart w:id="473" w:name="_Toc511054107"/>
      <w:bookmarkStart w:id="474" w:name="_Toc510967197"/>
      <w:bookmarkStart w:id="475" w:name="_Toc510967567"/>
      <w:bookmarkStart w:id="476" w:name="_Toc510967884"/>
      <w:bookmarkStart w:id="477" w:name="_Toc511054108"/>
      <w:bookmarkStart w:id="478" w:name="_Toc510967198"/>
      <w:bookmarkStart w:id="479" w:name="_Toc510967568"/>
      <w:bookmarkStart w:id="480" w:name="_Toc510967885"/>
      <w:bookmarkStart w:id="481" w:name="_Toc511054109"/>
      <w:bookmarkStart w:id="482" w:name="_Toc510967199"/>
      <w:bookmarkStart w:id="483" w:name="_Toc510967569"/>
      <w:bookmarkStart w:id="484" w:name="_Toc510967886"/>
      <w:bookmarkStart w:id="485" w:name="_Toc511054110"/>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1146D234" w14:textId="2130DE03" w:rsidR="00AE1D3A" w:rsidRPr="00474705" w:rsidRDefault="00AE1D3A" w:rsidP="00D25A48">
      <w:pPr>
        <w:pStyle w:val="Beschriftung"/>
        <w:rPr>
          <w:lang w:val="en-GB"/>
        </w:rPr>
      </w:pPr>
      <w:r w:rsidRPr="00474705">
        <w:rPr>
          <w:lang w:val="en-GB"/>
        </w:rPr>
        <w:br w:type="page"/>
      </w:r>
    </w:p>
    <w:p w14:paraId="64FAD926" w14:textId="77777777" w:rsidR="00AE1D3A" w:rsidRPr="00F9047E" w:rsidRDefault="00ED368E" w:rsidP="00164E1F">
      <w:pPr>
        <w:pStyle w:val="berschrift1"/>
      </w:pPr>
      <w:bookmarkStart w:id="486" w:name="_Toc511076261"/>
      <w:r w:rsidRPr="00F9047E">
        <w:lastRenderedPageBreak/>
        <w:t>Persönliche Erklärung</w:t>
      </w:r>
      <w:bookmarkEnd w:id="486"/>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87" w:name="_Toc511076262"/>
      <w:r w:rsidRPr="00F9047E">
        <w:lastRenderedPageBreak/>
        <w:t>Abbildungsverzeichnis</w:t>
      </w:r>
      <w:bookmarkEnd w:id="487"/>
    </w:p>
    <w:p w14:paraId="0AEE5BD4" w14:textId="33828659" w:rsidR="0078199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781995">
        <w:rPr>
          <w:noProof/>
        </w:rPr>
        <w:t>Abbildung 1: Bedienoberfläche</w:t>
      </w:r>
      <w:r w:rsidR="00781995">
        <w:rPr>
          <w:noProof/>
        </w:rPr>
        <w:tab/>
      </w:r>
      <w:r w:rsidR="00781995">
        <w:rPr>
          <w:noProof/>
        </w:rPr>
        <w:fldChar w:fldCharType="begin"/>
      </w:r>
      <w:r w:rsidR="00781995">
        <w:rPr>
          <w:noProof/>
        </w:rPr>
        <w:instrText xml:space="preserve"> PAGEREF _Toc510967281 \h </w:instrText>
      </w:r>
      <w:r w:rsidR="00781995">
        <w:rPr>
          <w:noProof/>
        </w:rPr>
      </w:r>
      <w:r w:rsidR="00781995">
        <w:rPr>
          <w:noProof/>
        </w:rPr>
        <w:fldChar w:fldCharType="separate"/>
      </w:r>
      <w:r w:rsidR="00043B62">
        <w:rPr>
          <w:noProof/>
        </w:rPr>
        <w:t>1</w:t>
      </w:r>
      <w:r w:rsidR="00781995">
        <w:rPr>
          <w:noProof/>
        </w:rPr>
        <w:fldChar w:fldCharType="end"/>
      </w:r>
    </w:p>
    <w:bookmarkStart w:id="488" w:name="_Toc511054114"/>
    <w:bookmarkEnd w:id="488"/>
    <w:p w14:paraId="493A1FDB" w14:textId="782B8608" w:rsidR="004E2650" w:rsidRDefault="00450ED8" w:rsidP="00204252">
      <w:pPr>
        <w:pStyle w:val="berschrift1"/>
      </w:pPr>
      <w:r w:rsidRPr="00F9047E">
        <w:fldChar w:fldCharType="end"/>
      </w:r>
      <w:bookmarkStart w:id="489" w:name="_Toc511076263"/>
      <w:r w:rsidR="004E2650">
        <w:t>Tabellenverzeichnis</w:t>
      </w:r>
      <w:bookmarkEnd w:id="489"/>
    </w:p>
    <w:p w14:paraId="2450C1F9" w14:textId="28996C53" w:rsidR="00204252" w:rsidRDefault="00FF4E0E">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511076220" w:history="1">
        <w:r w:rsidR="00204252" w:rsidRPr="00BB4812">
          <w:rPr>
            <w:rStyle w:val="Hyperlink"/>
            <w:noProof/>
          </w:rPr>
          <w:t>Tabelle 1: Eingabemöglichkeiten</w:t>
        </w:r>
        <w:r w:rsidR="00204252">
          <w:rPr>
            <w:noProof/>
            <w:webHidden/>
          </w:rPr>
          <w:tab/>
        </w:r>
        <w:r w:rsidR="00204252">
          <w:rPr>
            <w:noProof/>
            <w:webHidden/>
          </w:rPr>
          <w:fldChar w:fldCharType="begin"/>
        </w:r>
        <w:r w:rsidR="00204252">
          <w:rPr>
            <w:noProof/>
            <w:webHidden/>
          </w:rPr>
          <w:instrText xml:space="preserve"> PAGEREF _Toc511076220 \h </w:instrText>
        </w:r>
        <w:r w:rsidR="00204252">
          <w:rPr>
            <w:noProof/>
            <w:webHidden/>
          </w:rPr>
        </w:r>
        <w:r w:rsidR="00204252">
          <w:rPr>
            <w:noProof/>
            <w:webHidden/>
          </w:rPr>
          <w:fldChar w:fldCharType="separate"/>
        </w:r>
        <w:r w:rsidR="00043B62">
          <w:rPr>
            <w:noProof/>
            <w:webHidden/>
          </w:rPr>
          <w:t>2</w:t>
        </w:r>
        <w:r w:rsidR="00204252">
          <w:rPr>
            <w:noProof/>
            <w:webHidden/>
          </w:rPr>
          <w:fldChar w:fldCharType="end"/>
        </w:r>
      </w:hyperlink>
    </w:p>
    <w:p w14:paraId="492E3A42" w14:textId="68512DA8" w:rsidR="00204252" w:rsidRDefault="00043B62">
      <w:pPr>
        <w:pStyle w:val="Abbildungsverzeichnis"/>
        <w:tabs>
          <w:tab w:val="right" w:leader="dot" w:pos="9062"/>
        </w:tabs>
        <w:rPr>
          <w:rFonts w:eastAsiaTheme="minorEastAsia"/>
          <w:noProof/>
          <w:lang w:eastAsia="de-DE"/>
        </w:rPr>
      </w:pPr>
      <w:hyperlink w:anchor="_Toc511076221" w:history="1">
        <w:r w:rsidR="00204252" w:rsidRPr="00BB4812">
          <w:rPr>
            <w:rStyle w:val="Hyperlink"/>
            <w:noProof/>
          </w:rPr>
          <w:t>Tabelle 2: Ausgabebeispiele der Grundversion</w:t>
        </w:r>
        <w:r w:rsidR="00204252">
          <w:rPr>
            <w:noProof/>
            <w:webHidden/>
          </w:rPr>
          <w:tab/>
        </w:r>
        <w:r w:rsidR="00204252">
          <w:rPr>
            <w:noProof/>
            <w:webHidden/>
          </w:rPr>
          <w:fldChar w:fldCharType="begin"/>
        </w:r>
        <w:r w:rsidR="00204252">
          <w:rPr>
            <w:noProof/>
            <w:webHidden/>
          </w:rPr>
          <w:instrText xml:space="preserve"> PAGEREF _Toc511076221 \h </w:instrText>
        </w:r>
        <w:r w:rsidR="00204252">
          <w:rPr>
            <w:noProof/>
            <w:webHidden/>
          </w:rPr>
        </w:r>
        <w:r w:rsidR="00204252">
          <w:rPr>
            <w:noProof/>
            <w:webHidden/>
          </w:rPr>
          <w:fldChar w:fldCharType="separate"/>
        </w:r>
        <w:r>
          <w:rPr>
            <w:noProof/>
            <w:webHidden/>
          </w:rPr>
          <w:t>3</w:t>
        </w:r>
        <w:r w:rsidR="00204252">
          <w:rPr>
            <w:noProof/>
            <w:webHidden/>
          </w:rPr>
          <w:fldChar w:fldCharType="end"/>
        </w:r>
      </w:hyperlink>
    </w:p>
    <w:p w14:paraId="0D7DD6CA" w14:textId="0A330D82" w:rsidR="00204252" w:rsidRDefault="00043B62">
      <w:pPr>
        <w:pStyle w:val="Abbildungsverzeichnis"/>
        <w:tabs>
          <w:tab w:val="right" w:leader="dot" w:pos="9062"/>
        </w:tabs>
        <w:rPr>
          <w:rFonts w:eastAsiaTheme="minorEastAsia"/>
          <w:noProof/>
          <w:lang w:eastAsia="de-DE"/>
        </w:rPr>
      </w:pPr>
      <w:hyperlink w:anchor="_Toc511076222" w:history="1">
        <w:r w:rsidR="00204252" w:rsidRPr="00BB4812">
          <w:rPr>
            <w:rStyle w:val="Hyperlink"/>
            <w:noProof/>
          </w:rPr>
          <w:t>Tabelle 3: Ausgabebeispiel der Vollversion</w:t>
        </w:r>
        <w:r w:rsidR="00204252">
          <w:rPr>
            <w:noProof/>
            <w:webHidden/>
          </w:rPr>
          <w:tab/>
        </w:r>
        <w:r w:rsidR="00204252">
          <w:rPr>
            <w:noProof/>
            <w:webHidden/>
          </w:rPr>
          <w:fldChar w:fldCharType="begin"/>
        </w:r>
        <w:r w:rsidR="00204252">
          <w:rPr>
            <w:noProof/>
            <w:webHidden/>
          </w:rPr>
          <w:instrText xml:space="preserve"> PAGEREF _Toc511076222 \h </w:instrText>
        </w:r>
        <w:r w:rsidR="00204252">
          <w:rPr>
            <w:noProof/>
            <w:webHidden/>
          </w:rPr>
        </w:r>
        <w:r w:rsidR="00204252">
          <w:rPr>
            <w:noProof/>
            <w:webHidden/>
          </w:rPr>
          <w:fldChar w:fldCharType="separate"/>
        </w:r>
        <w:r>
          <w:rPr>
            <w:noProof/>
            <w:webHidden/>
          </w:rPr>
          <w:t>3</w:t>
        </w:r>
        <w:r w:rsidR="00204252">
          <w:rPr>
            <w:noProof/>
            <w:webHidden/>
          </w:rPr>
          <w:fldChar w:fldCharType="end"/>
        </w:r>
      </w:hyperlink>
    </w:p>
    <w:p w14:paraId="07819B79" w14:textId="2AD4B08F" w:rsidR="00ED368E" w:rsidRPr="00F9047E" w:rsidRDefault="00FF4E0E" w:rsidP="00AE1D3A">
      <w:r>
        <w:fldChar w:fldCharType="end"/>
      </w:r>
    </w:p>
    <w:p w14:paraId="12362BC7" w14:textId="77777777" w:rsidR="00F47906" w:rsidRPr="00F9047E" w:rsidRDefault="00F47906" w:rsidP="00164E1F">
      <w:pPr>
        <w:pStyle w:val="berschrift1"/>
      </w:pPr>
      <w:bookmarkStart w:id="490" w:name="_Toc511076264"/>
      <w:r w:rsidRPr="00F9047E">
        <w:t>Quellenverzeichnis</w:t>
      </w:r>
      <w:bookmarkEnd w:id="490"/>
    </w:p>
    <w:p w14:paraId="1FAB7EDA" w14:textId="77777777" w:rsidR="00781995" w:rsidRDefault="00781995" w:rsidP="00781995">
      <w:bookmarkStart w:id="491" w:name="_Hlk510967575"/>
      <w:r w:rsidRPr="00F9047E">
        <w:t>Vgl. Vorschriften</w:t>
      </w:r>
    </w:p>
    <w:p w14:paraId="433A3B52" w14:textId="0290AD3A" w:rsidR="00751E74" w:rsidRPr="00F9047E" w:rsidRDefault="00781995" w:rsidP="00751E74">
      <w:r>
        <w:t>Westermann Elektronik Tabellenbuch für Betriebs- und Automatisierungstechnik</w:t>
      </w:r>
    </w:p>
    <w:bookmarkEnd w:id="491"/>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51A56" w14:textId="77777777" w:rsidR="00DE2812" w:rsidRDefault="00DE2812" w:rsidP="0018745E">
      <w:pPr>
        <w:spacing w:after="0"/>
      </w:pPr>
      <w:r>
        <w:separator/>
      </w:r>
    </w:p>
  </w:endnote>
  <w:endnote w:type="continuationSeparator" w:id="0">
    <w:p w14:paraId="10005C78" w14:textId="77777777" w:rsidR="00DE2812" w:rsidRDefault="00DE2812" w:rsidP="0018745E">
      <w:pPr>
        <w:spacing w:after="0"/>
      </w:pPr>
      <w:r>
        <w:continuationSeparator/>
      </w:r>
    </w:p>
  </w:endnote>
  <w:endnote w:type="continuationNotice" w:id="1">
    <w:p w14:paraId="7EB34D0E" w14:textId="77777777" w:rsidR="00DE2812" w:rsidRDefault="00DE281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D7F3CD8C-6053-4359-8A8E-AE48A61C9E72}"/>
    <w:embedBold r:id="rId2" w:fontKey="{DE5C995F-4F42-4D20-A93E-72D5512E06DE}"/>
    <w:embedItalic r:id="rId3" w:fontKey="{A7486286-36CA-4651-9D38-0E0623A2E8F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237BB6C1-F442-4891-ACB3-70C2A914DD4F}"/>
    <w:embedItalic r:id="rId5" w:fontKey="{6776F090-721C-4C39-88AE-B6F4C9051F7A}"/>
  </w:font>
  <w:font w:name="Segoe UI">
    <w:panose1 w:val="020B0502040204020203"/>
    <w:charset w:val="00"/>
    <w:family w:val="swiss"/>
    <w:pitch w:val="variable"/>
    <w:sig w:usb0="E4002EFF" w:usb1="C000E47F" w:usb2="00000009" w:usb3="00000000" w:csb0="000001FF" w:csb1="00000000"/>
    <w:embedRegular r:id="rId6" w:fontKey="{5C278B69-7980-4B77-BF7D-A3CF167016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6AA5E62C" w:rsidR="004E2650" w:rsidRDefault="004E2650">
        <w:pPr>
          <w:pStyle w:val="Fuzeile"/>
          <w:jc w:val="right"/>
        </w:pPr>
        <w:r>
          <w:fldChar w:fldCharType="begin"/>
        </w:r>
        <w:r>
          <w:instrText>PAGE   \* MERGEFORMAT</w:instrText>
        </w:r>
        <w:r>
          <w:fldChar w:fldCharType="separate"/>
        </w:r>
        <w:r w:rsidR="00751F36">
          <w:rPr>
            <w:noProof/>
          </w:rPr>
          <w:t>5</w:t>
        </w:r>
        <w:r>
          <w:fldChar w:fldCharType="end"/>
        </w:r>
      </w:p>
    </w:sdtContent>
  </w:sdt>
  <w:p w14:paraId="0E5129ED" w14:textId="77777777" w:rsidR="004E2650" w:rsidRDefault="004E265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4E2650" w:rsidRDefault="004E26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48130" w14:textId="77777777" w:rsidR="00DE2812" w:rsidRDefault="00DE2812" w:rsidP="0018745E">
      <w:pPr>
        <w:spacing w:after="0"/>
      </w:pPr>
      <w:r>
        <w:separator/>
      </w:r>
    </w:p>
  </w:footnote>
  <w:footnote w:type="continuationSeparator" w:id="0">
    <w:p w14:paraId="7AF16663" w14:textId="77777777" w:rsidR="00DE2812" w:rsidRDefault="00DE2812" w:rsidP="0018745E">
      <w:pPr>
        <w:spacing w:after="0"/>
      </w:pPr>
      <w:r>
        <w:continuationSeparator/>
      </w:r>
    </w:p>
  </w:footnote>
  <w:footnote w:type="continuationNotice" w:id="1">
    <w:p w14:paraId="6C589EFE" w14:textId="77777777" w:rsidR="00DE2812" w:rsidRDefault="00DE281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1A0EAD74" w:rsidR="004E2650" w:rsidRDefault="00043B62">
    <w:pPr>
      <w:pStyle w:val="Kopfzeile"/>
    </w:pPr>
    <w:r>
      <w:fldChar w:fldCharType="begin"/>
    </w:r>
    <w:r>
      <w:instrText xml:space="preserve"> STYLEREF  "Überschrift 1"  \* MERGEFORMAT </w:instrText>
    </w:r>
    <w:r>
      <w:fldChar w:fldCharType="separate"/>
    </w:r>
    <w:r>
      <w:rPr>
        <w:noProof/>
      </w:rPr>
      <w:t>Abbildungsverzeichnis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12747"/>
    <w:rsid w:val="00031ACF"/>
    <w:rsid w:val="00043B62"/>
    <w:rsid w:val="00051F33"/>
    <w:rsid w:val="00054410"/>
    <w:rsid w:val="00054C78"/>
    <w:rsid w:val="0006375A"/>
    <w:rsid w:val="00083B76"/>
    <w:rsid w:val="000A58F7"/>
    <w:rsid w:val="000B49DB"/>
    <w:rsid w:val="000D3DFC"/>
    <w:rsid w:val="000D4163"/>
    <w:rsid w:val="000D5310"/>
    <w:rsid w:val="000E0819"/>
    <w:rsid w:val="000E2131"/>
    <w:rsid w:val="000E3169"/>
    <w:rsid w:val="000F0BFD"/>
    <w:rsid w:val="000F3AA1"/>
    <w:rsid w:val="000F4AA8"/>
    <w:rsid w:val="000F6658"/>
    <w:rsid w:val="00103672"/>
    <w:rsid w:val="001147FF"/>
    <w:rsid w:val="00115308"/>
    <w:rsid w:val="00164E1F"/>
    <w:rsid w:val="001767C1"/>
    <w:rsid w:val="00176B20"/>
    <w:rsid w:val="001827FC"/>
    <w:rsid w:val="0018745E"/>
    <w:rsid w:val="001A2781"/>
    <w:rsid w:val="001A7746"/>
    <w:rsid w:val="001B5949"/>
    <w:rsid w:val="001C0968"/>
    <w:rsid w:val="001C761B"/>
    <w:rsid w:val="001D7301"/>
    <w:rsid w:val="001E3539"/>
    <w:rsid w:val="001F34AC"/>
    <w:rsid w:val="00204252"/>
    <w:rsid w:val="00215016"/>
    <w:rsid w:val="00221DD7"/>
    <w:rsid w:val="00234535"/>
    <w:rsid w:val="00235104"/>
    <w:rsid w:val="00243196"/>
    <w:rsid w:val="002511CE"/>
    <w:rsid w:val="00276A89"/>
    <w:rsid w:val="00293875"/>
    <w:rsid w:val="002A16F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74705"/>
    <w:rsid w:val="00487BA1"/>
    <w:rsid w:val="004929E1"/>
    <w:rsid w:val="004A3200"/>
    <w:rsid w:val="004A32B1"/>
    <w:rsid w:val="004B3395"/>
    <w:rsid w:val="004B5814"/>
    <w:rsid w:val="004C0C4F"/>
    <w:rsid w:val="004C241F"/>
    <w:rsid w:val="004C2655"/>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A042B"/>
    <w:rsid w:val="005C0B14"/>
    <w:rsid w:val="006107D8"/>
    <w:rsid w:val="0061240A"/>
    <w:rsid w:val="00613ECB"/>
    <w:rsid w:val="00637198"/>
    <w:rsid w:val="00650D71"/>
    <w:rsid w:val="00676757"/>
    <w:rsid w:val="00677674"/>
    <w:rsid w:val="0069337A"/>
    <w:rsid w:val="006A10E2"/>
    <w:rsid w:val="006A70E8"/>
    <w:rsid w:val="006E2F53"/>
    <w:rsid w:val="006E3149"/>
    <w:rsid w:val="006E79B0"/>
    <w:rsid w:val="00706C12"/>
    <w:rsid w:val="00710FCA"/>
    <w:rsid w:val="00712C29"/>
    <w:rsid w:val="00712D33"/>
    <w:rsid w:val="00717FD1"/>
    <w:rsid w:val="00720D8B"/>
    <w:rsid w:val="00722D22"/>
    <w:rsid w:val="00751E74"/>
    <w:rsid w:val="00751F36"/>
    <w:rsid w:val="00757378"/>
    <w:rsid w:val="0076609A"/>
    <w:rsid w:val="00780328"/>
    <w:rsid w:val="00781995"/>
    <w:rsid w:val="007C40A9"/>
    <w:rsid w:val="007E0AD7"/>
    <w:rsid w:val="007F11A3"/>
    <w:rsid w:val="007F30F0"/>
    <w:rsid w:val="00800F4C"/>
    <w:rsid w:val="0080699F"/>
    <w:rsid w:val="0083048D"/>
    <w:rsid w:val="00851E4A"/>
    <w:rsid w:val="00852FBC"/>
    <w:rsid w:val="008554FF"/>
    <w:rsid w:val="00863B1C"/>
    <w:rsid w:val="008877C7"/>
    <w:rsid w:val="008966D8"/>
    <w:rsid w:val="008A0178"/>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557F"/>
    <w:rsid w:val="00B47755"/>
    <w:rsid w:val="00BA3A31"/>
    <w:rsid w:val="00BA4CA6"/>
    <w:rsid w:val="00BC4566"/>
    <w:rsid w:val="00BE22F1"/>
    <w:rsid w:val="00BE334A"/>
    <w:rsid w:val="00BE3856"/>
    <w:rsid w:val="00BE66C3"/>
    <w:rsid w:val="00C1133C"/>
    <w:rsid w:val="00C54329"/>
    <w:rsid w:val="00C606F2"/>
    <w:rsid w:val="00C75DBE"/>
    <w:rsid w:val="00C81CB5"/>
    <w:rsid w:val="00CD132B"/>
    <w:rsid w:val="00CD7C72"/>
    <w:rsid w:val="00CE1EA0"/>
    <w:rsid w:val="00CF6507"/>
    <w:rsid w:val="00D01F25"/>
    <w:rsid w:val="00D15161"/>
    <w:rsid w:val="00D16F71"/>
    <w:rsid w:val="00D2236E"/>
    <w:rsid w:val="00D24307"/>
    <w:rsid w:val="00D25A48"/>
    <w:rsid w:val="00D27125"/>
    <w:rsid w:val="00D42C3C"/>
    <w:rsid w:val="00D525C5"/>
    <w:rsid w:val="00D54CE5"/>
    <w:rsid w:val="00D61196"/>
    <w:rsid w:val="00D71B37"/>
    <w:rsid w:val="00D72206"/>
    <w:rsid w:val="00D734CB"/>
    <w:rsid w:val="00D8763F"/>
    <w:rsid w:val="00D93A72"/>
    <w:rsid w:val="00D96A2D"/>
    <w:rsid w:val="00DA51F4"/>
    <w:rsid w:val="00DA616D"/>
    <w:rsid w:val="00DB4E1C"/>
    <w:rsid w:val="00DB7E00"/>
    <w:rsid w:val="00DE2812"/>
    <w:rsid w:val="00E45009"/>
    <w:rsid w:val="00E61B8C"/>
    <w:rsid w:val="00E64865"/>
    <w:rsid w:val="00E66274"/>
    <w:rsid w:val="00E66A37"/>
    <w:rsid w:val="00E7637D"/>
    <w:rsid w:val="00E7682D"/>
    <w:rsid w:val="00E76B77"/>
    <w:rsid w:val="00E77FFC"/>
    <w:rsid w:val="00E828B4"/>
    <w:rsid w:val="00EB2D1F"/>
    <w:rsid w:val="00EB34F2"/>
    <w:rsid w:val="00EC2B8C"/>
    <w:rsid w:val="00EC7242"/>
    <w:rsid w:val="00ED368E"/>
    <w:rsid w:val="00ED5B61"/>
    <w:rsid w:val="00EE0EC6"/>
    <w:rsid w:val="00EE5456"/>
    <w:rsid w:val="00EF4230"/>
    <w:rsid w:val="00F0533D"/>
    <w:rsid w:val="00F2336C"/>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9D15BD07-D87F-418F-81FE-1B4333180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716</Words>
  <Characters>4518</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Widerstandsrechner Bedienungsanleitung</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 Bedienungsanleitung</dc:title>
  <dc:subject>Projekt ITA</dc:subject>
  <dc:creator>Tim Kirchner, Jens Höcker</dc:creator>
  <cp:keywords/>
  <dc:description/>
  <cp:lastModifiedBy>Jens Höcker</cp:lastModifiedBy>
  <cp:revision>4</cp:revision>
  <cp:lastPrinted>2018-04-09T22:25:00Z</cp:lastPrinted>
  <dcterms:created xsi:type="dcterms:W3CDTF">2018-04-09T20:31:00Z</dcterms:created>
  <dcterms:modified xsi:type="dcterms:W3CDTF">2018-04-09T22:25:00Z</dcterms:modified>
</cp:coreProperties>
</file>