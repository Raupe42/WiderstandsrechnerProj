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7FAEEEE3" w14:textId="2AED1E72" w:rsidR="00B02DBA" w:rsidRPr="00F9047E" w:rsidRDefault="000E2131" w:rsidP="003B7B17">
          <w:pPr>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3E906517" w:rsidR="007F30F0" w:rsidRDefault="00362967">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30F0">
                                      <w:rPr>
                                        <w:rFonts w:asciiTheme="majorHAnsi" w:eastAsiaTheme="majorEastAsia" w:hAnsiTheme="majorHAnsi" w:cstheme="majorBidi"/>
                                        <w:color w:val="262626" w:themeColor="text1" w:themeTint="D9"/>
                                        <w:sz w:val="72"/>
                                        <w:szCs w:val="72"/>
                                      </w:rPr>
                                      <w:t>Widerstandsrechner</w:t>
                                    </w:r>
                                  </w:sdtContent>
                                </w:sdt>
                              </w:p>
                              <w:p w14:paraId="7D3C12F3" w14:textId="78F671A0" w:rsidR="007F30F0" w:rsidRDefault="0036296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30F0">
                                      <w:rPr>
                                        <w:color w:val="404040" w:themeColor="text1" w:themeTint="BF"/>
                                        <w:sz w:val="36"/>
                                        <w:szCs w:val="36"/>
                                      </w:rPr>
                                      <w:t>Projekt ITA</w:t>
                                    </w:r>
                                  </w:sdtContent>
                                </w:sdt>
                              </w:p>
                              <w:p w14:paraId="04AFF6F5" w14:textId="77777777" w:rsidR="007F30F0" w:rsidRDefault="007F30F0">
                                <w:pPr>
                                  <w:spacing w:before="120"/>
                                  <w:rPr>
                                    <w:color w:val="404040" w:themeColor="text1" w:themeTint="BF"/>
                                    <w:sz w:val="36"/>
                                    <w:szCs w:val="36"/>
                                  </w:rPr>
                                </w:pPr>
                              </w:p>
                              <w:p w14:paraId="6DA1C016" w14:textId="1DC71DD9" w:rsidR="007F30F0" w:rsidRDefault="007F30F0">
                                <w:pPr>
                                  <w:spacing w:before="120"/>
                                  <w:rPr>
                                    <w:color w:val="404040" w:themeColor="text1" w:themeTint="BF"/>
                                    <w:sz w:val="36"/>
                                    <w:szCs w:val="36"/>
                                  </w:rPr>
                                </w:pPr>
                                <w:r>
                                  <w:rPr>
                                    <w:color w:val="404040" w:themeColor="text1" w:themeTint="BF"/>
                                    <w:sz w:val="36"/>
                                    <w:szCs w:val="36"/>
                                  </w:rPr>
                                  <w:t>Erstellt: Bielefeld</w:t>
                                </w:r>
                              </w:p>
                              <w:p w14:paraId="7152F6D6" w14:textId="77777777" w:rsidR="007F30F0" w:rsidRDefault="007F30F0">
                                <w:pPr>
                                  <w:spacing w:before="120"/>
                                  <w:rPr>
                                    <w:color w:val="404040" w:themeColor="text1" w:themeTint="BF"/>
                                    <w:sz w:val="36"/>
                                    <w:szCs w:val="36"/>
                                  </w:rPr>
                                </w:pPr>
                              </w:p>
                              <w:p w14:paraId="6EF9E71B" w14:textId="77777777" w:rsidR="007F30F0" w:rsidRDefault="007F30F0">
                                <w:pPr>
                                  <w:spacing w:before="120"/>
                                  <w:rPr>
                                    <w:color w:val="404040" w:themeColor="text1" w:themeTint="BF"/>
                                    <w:sz w:val="36"/>
                                    <w:szCs w:val="36"/>
                                  </w:rPr>
                                </w:pPr>
                              </w:p>
                              <w:p w14:paraId="0423F272" w14:textId="7CD3A080" w:rsidR="007F30F0" w:rsidRDefault="007F30F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3E906517" w:rsidR="007F30F0" w:rsidRDefault="0093553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30F0">
                                <w:rPr>
                                  <w:rFonts w:asciiTheme="majorHAnsi" w:eastAsiaTheme="majorEastAsia" w:hAnsiTheme="majorHAnsi" w:cstheme="majorBidi"/>
                                  <w:color w:val="262626" w:themeColor="text1" w:themeTint="D9"/>
                                  <w:sz w:val="72"/>
                                  <w:szCs w:val="72"/>
                                </w:rPr>
                                <w:t>Widerstandsrechner</w:t>
                              </w:r>
                            </w:sdtContent>
                          </w:sdt>
                        </w:p>
                        <w:p w14:paraId="7D3C12F3" w14:textId="78F671A0" w:rsidR="007F30F0" w:rsidRDefault="0093553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30F0">
                                <w:rPr>
                                  <w:color w:val="404040" w:themeColor="text1" w:themeTint="BF"/>
                                  <w:sz w:val="36"/>
                                  <w:szCs w:val="36"/>
                                </w:rPr>
                                <w:t>Projekt ITA</w:t>
                              </w:r>
                            </w:sdtContent>
                          </w:sdt>
                        </w:p>
                        <w:p w14:paraId="04AFF6F5" w14:textId="77777777" w:rsidR="007F30F0" w:rsidRDefault="007F30F0">
                          <w:pPr>
                            <w:spacing w:before="120"/>
                            <w:rPr>
                              <w:color w:val="404040" w:themeColor="text1" w:themeTint="BF"/>
                              <w:sz w:val="36"/>
                              <w:szCs w:val="36"/>
                            </w:rPr>
                          </w:pPr>
                        </w:p>
                        <w:p w14:paraId="6DA1C016" w14:textId="1DC71DD9" w:rsidR="007F30F0" w:rsidRDefault="007F30F0">
                          <w:pPr>
                            <w:spacing w:before="120"/>
                            <w:rPr>
                              <w:color w:val="404040" w:themeColor="text1" w:themeTint="BF"/>
                              <w:sz w:val="36"/>
                              <w:szCs w:val="36"/>
                            </w:rPr>
                          </w:pPr>
                          <w:r>
                            <w:rPr>
                              <w:color w:val="404040" w:themeColor="text1" w:themeTint="BF"/>
                              <w:sz w:val="36"/>
                              <w:szCs w:val="36"/>
                            </w:rPr>
                            <w:t>Erstellt: Bielefeld</w:t>
                          </w:r>
                        </w:p>
                        <w:p w14:paraId="7152F6D6" w14:textId="77777777" w:rsidR="007F30F0" w:rsidRDefault="007F30F0">
                          <w:pPr>
                            <w:spacing w:before="120"/>
                            <w:rPr>
                              <w:color w:val="404040" w:themeColor="text1" w:themeTint="BF"/>
                              <w:sz w:val="36"/>
                              <w:szCs w:val="36"/>
                            </w:rPr>
                          </w:pPr>
                        </w:p>
                        <w:p w14:paraId="6EF9E71B" w14:textId="77777777" w:rsidR="007F30F0" w:rsidRDefault="007F30F0">
                          <w:pPr>
                            <w:spacing w:before="120"/>
                            <w:rPr>
                              <w:color w:val="404040" w:themeColor="text1" w:themeTint="BF"/>
                              <w:sz w:val="36"/>
                              <w:szCs w:val="36"/>
                            </w:rPr>
                          </w:pPr>
                        </w:p>
                        <w:p w14:paraId="0423F272" w14:textId="7CD3A080" w:rsidR="007F30F0" w:rsidRDefault="007F30F0">
                          <w:pPr>
                            <w:spacing w:before="120"/>
                            <w:rPr>
                              <w:color w:val="404040" w:themeColor="text1" w:themeTint="BF"/>
                              <w:sz w:val="36"/>
                              <w:szCs w:val="36"/>
                            </w:rPr>
                          </w:pPr>
                        </w:p>
                      </w:txbxContent>
                    </v:textbox>
                    <w10:wrap anchorx="page" anchory="page"/>
                  </v:shape>
                </w:pict>
              </mc:Fallback>
            </mc:AlternateContent>
          </w:r>
          <w:r w:rsidR="000F0BFD" w:rsidRPr="00F9047E">
            <w:br w:type="page"/>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7F30F0" w:rsidRDefault="007F30F0">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7F30F0" w:rsidRDefault="007F30F0">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7F30F0" w:rsidRPr="00293875" w:rsidRDefault="00362967">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30F0">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7F30F0" w:rsidRPr="00293875" w:rsidRDefault="0093553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30F0">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7777777" w:rsidR="000F0BFD" w:rsidRPr="00F9047E" w:rsidRDefault="000F0BFD" w:rsidP="000F0BFD">
              <w:r w:rsidRPr="00F9047E">
                <w:t>Inhalt</w:t>
              </w:r>
            </w:p>
            <w:p w14:paraId="0BE90390" w14:textId="45DF93C0" w:rsidR="000D4163"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0952408" w:history="1">
                <w:r w:rsidR="000D4163" w:rsidRPr="003942F0">
                  <w:rPr>
                    <w:rStyle w:val="Hyperlink"/>
                    <w:noProof/>
                  </w:rPr>
                  <w:t>0</w:t>
                </w:r>
                <w:r w:rsidR="000D4163">
                  <w:rPr>
                    <w:rFonts w:eastAsiaTheme="minorEastAsia"/>
                    <w:noProof/>
                    <w:lang w:eastAsia="de-DE"/>
                  </w:rPr>
                  <w:tab/>
                </w:r>
                <w:r w:rsidR="000D4163" w:rsidRPr="003942F0">
                  <w:rPr>
                    <w:rStyle w:val="Hyperlink"/>
                    <w:noProof/>
                  </w:rPr>
                  <w:t>Vorschlagsphase</w:t>
                </w:r>
                <w:r w:rsidR="000D4163">
                  <w:rPr>
                    <w:noProof/>
                    <w:webHidden/>
                  </w:rPr>
                  <w:tab/>
                </w:r>
                <w:r w:rsidR="000D4163">
                  <w:rPr>
                    <w:noProof/>
                    <w:webHidden/>
                  </w:rPr>
                  <w:fldChar w:fldCharType="begin"/>
                </w:r>
                <w:r w:rsidR="000D4163">
                  <w:rPr>
                    <w:noProof/>
                    <w:webHidden/>
                  </w:rPr>
                  <w:instrText xml:space="preserve"> PAGEREF _Toc510952408 \h </w:instrText>
                </w:r>
                <w:r w:rsidR="000D4163">
                  <w:rPr>
                    <w:noProof/>
                    <w:webHidden/>
                  </w:rPr>
                </w:r>
                <w:r w:rsidR="000D4163">
                  <w:rPr>
                    <w:noProof/>
                    <w:webHidden/>
                  </w:rPr>
                  <w:fldChar w:fldCharType="separate"/>
                </w:r>
                <w:r w:rsidR="000D4163">
                  <w:rPr>
                    <w:noProof/>
                    <w:webHidden/>
                  </w:rPr>
                  <w:t>1</w:t>
                </w:r>
                <w:r w:rsidR="000D4163">
                  <w:rPr>
                    <w:noProof/>
                    <w:webHidden/>
                  </w:rPr>
                  <w:fldChar w:fldCharType="end"/>
                </w:r>
              </w:hyperlink>
            </w:p>
            <w:p w14:paraId="053A6396" w14:textId="3DB607C7" w:rsidR="000D4163" w:rsidRDefault="00362967">
              <w:pPr>
                <w:pStyle w:val="Verzeichnis1"/>
                <w:tabs>
                  <w:tab w:val="left" w:pos="440"/>
                  <w:tab w:val="right" w:leader="dot" w:pos="9062"/>
                </w:tabs>
                <w:rPr>
                  <w:rFonts w:eastAsiaTheme="minorEastAsia"/>
                  <w:noProof/>
                  <w:lang w:eastAsia="de-DE"/>
                </w:rPr>
              </w:pPr>
              <w:hyperlink w:anchor="_Toc510952409" w:history="1">
                <w:r w:rsidR="000D4163" w:rsidRPr="003942F0">
                  <w:rPr>
                    <w:rStyle w:val="Hyperlink"/>
                    <w:noProof/>
                  </w:rPr>
                  <w:t>1</w:t>
                </w:r>
                <w:r w:rsidR="000D4163">
                  <w:rPr>
                    <w:rFonts w:eastAsiaTheme="minorEastAsia"/>
                    <w:noProof/>
                    <w:lang w:eastAsia="de-DE"/>
                  </w:rPr>
                  <w:tab/>
                </w:r>
                <w:r w:rsidR="000D4163" w:rsidRPr="003942F0">
                  <w:rPr>
                    <w:rStyle w:val="Hyperlink"/>
                    <w:noProof/>
                  </w:rPr>
                  <w:t>Planungsphase</w:t>
                </w:r>
                <w:r w:rsidR="000D4163">
                  <w:rPr>
                    <w:noProof/>
                    <w:webHidden/>
                  </w:rPr>
                  <w:tab/>
                </w:r>
                <w:r w:rsidR="000D4163">
                  <w:rPr>
                    <w:noProof/>
                    <w:webHidden/>
                  </w:rPr>
                  <w:fldChar w:fldCharType="begin"/>
                </w:r>
                <w:r w:rsidR="000D4163">
                  <w:rPr>
                    <w:noProof/>
                    <w:webHidden/>
                  </w:rPr>
                  <w:instrText xml:space="preserve"> PAGEREF _Toc510952409 \h </w:instrText>
                </w:r>
                <w:r w:rsidR="000D4163">
                  <w:rPr>
                    <w:noProof/>
                    <w:webHidden/>
                  </w:rPr>
                </w:r>
                <w:r w:rsidR="000D4163">
                  <w:rPr>
                    <w:noProof/>
                    <w:webHidden/>
                  </w:rPr>
                  <w:fldChar w:fldCharType="separate"/>
                </w:r>
                <w:r w:rsidR="000D4163">
                  <w:rPr>
                    <w:noProof/>
                    <w:webHidden/>
                  </w:rPr>
                  <w:t>1</w:t>
                </w:r>
                <w:r w:rsidR="000D4163">
                  <w:rPr>
                    <w:noProof/>
                    <w:webHidden/>
                  </w:rPr>
                  <w:fldChar w:fldCharType="end"/>
                </w:r>
              </w:hyperlink>
            </w:p>
            <w:p w14:paraId="2C0B34C8" w14:textId="3CC4DB8E" w:rsidR="000D4163" w:rsidRDefault="00362967">
              <w:pPr>
                <w:pStyle w:val="Verzeichnis2"/>
                <w:tabs>
                  <w:tab w:val="left" w:pos="880"/>
                  <w:tab w:val="right" w:leader="dot" w:pos="9062"/>
                </w:tabs>
                <w:rPr>
                  <w:rFonts w:eastAsiaTheme="minorEastAsia"/>
                  <w:noProof/>
                  <w:lang w:eastAsia="de-DE"/>
                </w:rPr>
              </w:pPr>
              <w:hyperlink w:anchor="_Toc510952410" w:history="1">
                <w:r w:rsidR="000D4163" w:rsidRPr="003942F0">
                  <w:rPr>
                    <w:rStyle w:val="Hyperlink"/>
                    <w:noProof/>
                  </w:rPr>
                  <w:t>1.1</w:t>
                </w:r>
                <w:r w:rsidR="000D4163">
                  <w:rPr>
                    <w:rFonts w:eastAsiaTheme="minorEastAsia"/>
                    <w:noProof/>
                    <w:lang w:eastAsia="de-DE"/>
                  </w:rPr>
                  <w:tab/>
                </w:r>
                <w:r w:rsidR="000D4163" w:rsidRPr="003942F0">
                  <w:rPr>
                    <w:rStyle w:val="Hyperlink"/>
                    <w:noProof/>
                  </w:rPr>
                  <w:t>Arbeits- und Zeitplan</w:t>
                </w:r>
                <w:r w:rsidR="000D4163">
                  <w:rPr>
                    <w:noProof/>
                    <w:webHidden/>
                  </w:rPr>
                  <w:tab/>
                </w:r>
                <w:r w:rsidR="000D4163">
                  <w:rPr>
                    <w:noProof/>
                    <w:webHidden/>
                  </w:rPr>
                  <w:fldChar w:fldCharType="begin"/>
                </w:r>
                <w:r w:rsidR="000D4163">
                  <w:rPr>
                    <w:noProof/>
                    <w:webHidden/>
                  </w:rPr>
                  <w:instrText xml:space="preserve"> PAGEREF _Toc510952410 \h </w:instrText>
                </w:r>
                <w:r w:rsidR="000D4163">
                  <w:rPr>
                    <w:noProof/>
                    <w:webHidden/>
                  </w:rPr>
                </w:r>
                <w:r w:rsidR="000D4163">
                  <w:rPr>
                    <w:noProof/>
                    <w:webHidden/>
                  </w:rPr>
                  <w:fldChar w:fldCharType="separate"/>
                </w:r>
                <w:r w:rsidR="000D4163">
                  <w:rPr>
                    <w:noProof/>
                    <w:webHidden/>
                  </w:rPr>
                  <w:t>1</w:t>
                </w:r>
                <w:r w:rsidR="000D4163">
                  <w:rPr>
                    <w:noProof/>
                    <w:webHidden/>
                  </w:rPr>
                  <w:fldChar w:fldCharType="end"/>
                </w:r>
              </w:hyperlink>
            </w:p>
            <w:p w14:paraId="44F4947A" w14:textId="0D40E572" w:rsidR="000D4163" w:rsidRDefault="00362967">
              <w:pPr>
                <w:pStyle w:val="Verzeichnis2"/>
                <w:tabs>
                  <w:tab w:val="left" w:pos="880"/>
                  <w:tab w:val="right" w:leader="dot" w:pos="9062"/>
                </w:tabs>
                <w:rPr>
                  <w:rFonts w:eastAsiaTheme="minorEastAsia"/>
                  <w:noProof/>
                  <w:lang w:eastAsia="de-DE"/>
                </w:rPr>
              </w:pPr>
              <w:hyperlink w:anchor="_Toc510952411" w:history="1">
                <w:r w:rsidR="000D4163" w:rsidRPr="003942F0">
                  <w:rPr>
                    <w:rStyle w:val="Hyperlink"/>
                    <w:noProof/>
                  </w:rPr>
                  <w:t>1.2</w:t>
                </w:r>
                <w:r w:rsidR="000D4163">
                  <w:rPr>
                    <w:rFonts w:eastAsiaTheme="minorEastAsia"/>
                    <w:noProof/>
                    <w:lang w:eastAsia="de-DE"/>
                  </w:rPr>
                  <w:tab/>
                </w:r>
                <w:r w:rsidR="000D4163" w:rsidRPr="003942F0">
                  <w:rPr>
                    <w:rStyle w:val="Hyperlink"/>
                    <w:noProof/>
                  </w:rPr>
                  <w:t>Ist-Beschreibung</w:t>
                </w:r>
                <w:r w:rsidR="000D4163">
                  <w:rPr>
                    <w:noProof/>
                    <w:webHidden/>
                  </w:rPr>
                  <w:tab/>
                </w:r>
                <w:r w:rsidR="000D4163">
                  <w:rPr>
                    <w:noProof/>
                    <w:webHidden/>
                  </w:rPr>
                  <w:fldChar w:fldCharType="begin"/>
                </w:r>
                <w:r w:rsidR="000D4163">
                  <w:rPr>
                    <w:noProof/>
                    <w:webHidden/>
                  </w:rPr>
                  <w:instrText xml:space="preserve"> PAGEREF _Toc510952411 \h </w:instrText>
                </w:r>
                <w:r w:rsidR="000D4163">
                  <w:rPr>
                    <w:noProof/>
                    <w:webHidden/>
                  </w:rPr>
                </w:r>
                <w:r w:rsidR="000D4163">
                  <w:rPr>
                    <w:noProof/>
                    <w:webHidden/>
                  </w:rPr>
                  <w:fldChar w:fldCharType="separate"/>
                </w:r>
                <w:r w:rsidR="000D4163">
                  <w:rPr>
                    <w:noProof/>
                    <w:webHidden/>
                  </w:rPr>
                  <w:t>1</w:t>
                </w:r>
                <w:r w:rsidR="000D4163">
                  <w:rPr>
                    <w:noProof/>
                    <w:webHidden/>
                  </w:rPr>
                  <w:fldChar w:fldCharType="end"/>
                </w:r>
              </w:hyperlink>
            </w:p>
            <w:p w14:paraId="75F0F285" w14:textId="6AC147A8" w:rsidR="000D4163" w:rsidRDefault="00362967">
              <w:pPr>
                <w:pStyle w:val="Verzeichnis2"/>
                <w:tabs>
                  <w:tab w:val="left" w:pos="880"/>
                  <w:tab w:val="right" w:leader="dot" w:pos="9062"/>
                </w:tabs>
                <w:rPr>
                  <w:rFonts w:eastAsiaTheme="minorEastAsia"/>
                  <w:noProof/>
                  <w:lang w:eastAsia="de-DE"/>
                </w:rPr>
              </w:pPr>
              <w:hyperlink w:anchor="_Toc510952412" w:history="1">
                <w:r w:rsidR="000D4163" w:rsidRPr="003942F0">
                  <w:rPr>
                    <w:rStyle w:val="Hyperlink"/>
                    <w:noProof/>
                  </w:rPr>
                  <w:t>1.3</w:t>
                </w:r>
                <w:r w:rsidR="000D4163">
                  <w:rPr>
                    <w:rFonts w:eastAsiaTheme="minorEastAsia"/>
                    <w:noProof/>
                    <w:lang w:eastAsia="de-DE"/>
                  </w:rPr>
                  <w:tab/>
                </w:r>
                <w:r w:rsidR="000D4163" w:rsidRPr="003942F0">
                  <w:rPr>
                    <w:rStyle w:val="Hyperlink"/>
                    <w:noProof/>
                  </w:rPr>
                  <w:t>Pflichtenheft</w:t>
                </w:r>
                <w:r w:rsidR="000D4163">
                  <w:rPr>
                    <w:noProof/>
                    <w:webHidden/>
                  </w:rPr>
                  <w:tab/>
                </w:r>
                <w:r w:rsidR="000D4163">
                  <w:rPr>
                    <w:noProof/>
                    <w:webHidden/>
                  </w:rPr>
                  <w:fldChar w:fldCharType="begin"/>
                </w:r>
                <w:r w:rsidR="000D4163">
                  <w:rPr>
                    <w:noProof/>
                    <w:webHidden/>
                  </w:rPr>
                  <w:instrText xml:space="preserve"> PAGEREF _Toc510952412 \h </w:instrText>
                </w:r>
                <w:r w:rsidR="000D4163">
                  <w:rPr>
                    <w:noProof/>
                    <w:webHidden/>
                  </w:rPr>
                </w:r>
                <w:r w:rsidR="000D4163">
                  <w:rPr>
                    <w:noProof/>
                    <w:webHidden/>
                  </w:rPr>
                  <w:fldChar w:fldCharType="separate"/>
                </w:r>
                <w:r w:rsidR="000D4163">
                  <w:rPr>
                    <w:noProof/>
                    <w:webHidden/>
                  </w:rPr>
                  <w:t>1</w:t>
                </w:r>
                <w:r w:rsidR="000D4163">
                  <w:rPr>
                    <w:noProof/>
                    <w:webHidden/>
                  </w:rPr>
                  <w:fldChar w:fldCharType="end"/>
                </w:r>
              </w:hyperlink>
            </w:p>
            <w:p w14:paraId="3794CF3A" w14:textId="0311D228" w:rsidR="000D4163" w:rsidRDefault="00362967">
              <w:pPr>
                <w:pStyle w:val="Verzeichnis1"/>
                <w:tabs>
                  <w:tab w:val="left" w:pos="440"/>
                  <w:tab w:val="right" w:leader="dot" w:pos="9062"/>
                </w:tabs>
                <w:rPr>
                  <w:rFonts w:eastAsiaTheme="minorEastAsia"/>
                  <w:noProof/>
                  <w:lang w:eastAsia="de-DE"/>
                </w:rPr>
              </w:pPr>
              <w:hyperlink w:anchor="_Toc510952413" w:history="1">
                <w:r w:rsidR="000D4163" w:rsidRPr="003942F0">
                  <w:rPr>
                    <w:rStyle w:val="Hyperlink"/>
                    <w:noProof/>
                  </w:rPr>
                  <w:t>2</w:t>
                </w:r>
                <w:r w:rsidR="000D4163">
                  <w:rPr>
                    <w:rFonts w:eastAsiaTheme="minorEastAsia"/>
                    <w:noProof/>
                    <w:lang w:eastAsia="de-DE"/>
                  </w:rPr>
                  <w:tab/>
                </w:r>
                <w:r w:rsidR="000D4163" w:rsidRPr="003942F0">
                  <w:rPr>
                    <w:rStyle w:val="Hyperlink"/>
                    <w:noProof/>
                  </w:rPr>
                  <w:t>Konzeptphase</w:t>
                </w:r>
                <w:r w:rsidR="000D4163">
                  <w:rPr>
                    <w:noProof/>
                    <w:webHidden/>
                  </w:rPr>
                  <w:tab/>
                </w:r>
                <w:r w:rsidR="000D4163">
                  <w:rPr>
                    <w:noProof/>
                    <w:webHidden/>
                  </w:rPr>
                  <w:fldChar w:fldCharType="begin"/>
                </w:r>
                <w:r w:rsidR="000D4163">
                  <w:rPr>
                    <w:noProof/>
                    <w:webHidden/>
                  </w:rPr>
                  <w:instrText xml:space="preserve"> PAGEREF _Toc510952413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62DEC819" w14:textId="1D4E136B" w:rsidR="000D4163" w:rsidRDefault="00362967">
              <w:pPr>
                <w:pStyle w:val="Verzeichnis2"/>
                <w:tabs>
                  <w:tab w:val="left" w:pos="880"/>
                  <w:tab w:val="right" w:leader="dot" w:pos="9062"/>
                </w:tabs>
                <w:rPr>
                  <w:rFonts w:eastAsiaTheme="minorEastAsia"/>
                  <w:noProof/>
                  <w:lang w:eastAsia="de-DE"/>
                </w:rPr>
              </w:pPr>
              <w:hyperlink w:anchor="_Toc510952414" w:history="1">
                <w:r w:rsidR="000D4163" w:rsidRPr="003942F0">
                  <w:rPr>
                    <w:rStyle w:val="Hyperlink"/>
                    <w:noProof/>
                  </w:rPr>
                  <w:t>2.1</w:t>
                </w:r>
                <w:r w:rsidR="000D4163">
                  <w:rPr>
                    <w:rFonts w:eastAsiaTheme="minorEastAsia"/>
                    <w:noProof/>
                    <w:lang w:eastAsia="de-DE"/>
                  </w:rPr>
                  <w:tab/>
                </w:r>
                <w:r w:rsidR="000D4163" w:rsidRPr="003942F0">
                  <w:rPr>
                    <w:rStyle w:val="Hyperlink"/>
                    <w:noProof/>
                  </w:rPr>
                  <w:t>Überblick</w:t>
                </w:r>
                <w:r w:rsidR="000D4163">
                  <w:rPr>
                    <w:noProof/>
                    <w:webHidden/>
                  </w:rPr>
                  <w:tab/>
                </w:r>
                <w:r w:rsidR="000D4163">
                  <w:rPr>
                    <w:noProof/>
                    <w:webHidden/>
                  </w:rPr>
                  <w:fldChar w:fldCharType="begin"/>
                </w:r>
                <w:r w:rsidR="000D4163">
                  <w:rPr>
                    <w:noProof/>
                    <w:webHidden/>
                  </w:rPr>
                  <w:instrText xml:space="preserve"> PAGEREF _Toc510952414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17AF53BB" w14:textId="56925DAE" w:rsidR="000D4163" w:rsidRDefault="00362967">
              <w:pPr>
                <w:pStyle w:val="Verzeichnis2"/>
                <w:tabs>
                  <w:tab w:val="left" w:pos="880"/>
                  <w:tab w:val="right" w:leader="dot" w:pos="9062"/>
                </w:tabs>
                <w:rPr>
                  <w:rFonts w:eastAsiaTheme="minorEastAsia"/>
                  <w:noProof/>
                  <w:lang w:eastAsia="de-DE"/>
                </w:rPr>
              </w:pPr>
              <w:hyperlink w:anchor="_Toc510952415" w:history="1">
                <w:r w:rsidR="000D4163" w:rsidRPr="003942F0">
                  <w:rPr>
                    <w:rStyle w:val="Hyperlink"/>
                    <w:noProof/>
                  </w:rPr>
                  <w:t>2.2</w:t>
                </w:r>
                <w:r w:rsidR="000D4163">
                  <w:rPr>
                    <w:rFonts w:eastAsiaTheme="minorEastAsia"/>
                    <w:noProof/>
                    <w:lang w:eastAsia="de-DE"/>
                  </w:rPr>
                  <w:tab/>
                </w:r>
                <w:r w:rsidR="000D4163" w:rsidRPr="003942F0">
                  <w:rPr>
                    <w:rStyle w:val="Hyperlink"/>
                    <w:noProof/>
                  </w:rPr>
                  <w:t>Grobentwurf der Dokumentation</w:t>
                </w:r>
                <w:r w:rsidR="000D4163">
                  <w:rPr>
                    <w:noProof/>
                    <w:webHidden/>
                  </w:rPr>
                  <w:tab/>
                </w:r>
                <w:r w:rsidR="000D4163">
                  <w:rPr>
                    <w:noProof/>
                    <w:webHidden/>
                  </w:rPr>
                  <w:fldChar w:fldCharType="begin"/>
                </w:r>
                <w:r w:rsidR="000D4163">
                  <w:rPr>
                    <w:noProof/>
                    <w:webHidden/>
                  </w:rPr>
                  <w:instrText xml:space="preserve"> PAGEREF _Toc510952415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3C2BEEF2" w14:textId="0A8653B0" w:rsidR="000D4163" w:rsidRDefault="00362967">
              <w:pPr>
                <w:pStyle w:val="Verzeichnis3"/>
                <w:tabs>
                  <w:tab w:val="left" w:pos="1320"/>
                  <w:tab w:val="right" w:leader="dot" w:pos="9062"/>
                </w:tabs>
                <w:rPr>
                  <w:rFonts w:eastAsiaTheme="minorEastAsia"/>
                  <w:noProof/>
                  <w:lang w:eastAsia="de-DE"/>
                </w:rPr>
              </w:pPr>
              <w:hyperlink w:anchor="_Toc510952416" w:history="1">
                <w:r w:rsidR="000D4163" w:rsidRPr="003942F0">
                  <w:rPr>
                    <w:rStyle w:val="Hyperlink"/>
                    <w:noProof/>
                  </w:rPr>
                  <w:t>2.2.1</w:t>
                </w:r>
                <w:r w:rsidR="000D4163">
                  <w:rPr>
                    <w:rFonts w:eastAsiaTheme="minorEastAsia"/>
                    <w:noProof/>
                    <w:lang w:eastAsia="de-DE"/>
                  </w:rPr>
                  <w:tab/>
                </w:r>
                <w:r w:rsidR="000D4163" w:rsidRPr="003942F0">
                  <w:rPr>
                    <w:rStyle w:val="Hyperlink"/>
                    <w:noProof/>
                  </w:rPr>
                  <w:t>Komplett</w:t>
                </w:r>
                <w:r w:rsidR="000D4163">
                  <w:rPr>
                    <w:noProof/>
                    <w:webHidden/>
                  </w:rPr>
                  <w:tab/>
                </w:r>
                <w:r w:rsidR="000D4163">
                  <w:rPr>
                    <w:noProof/>
                    <w:webHidden/>
                  </w:rPr>
                  <w:fldChar w:fldCharType="begin"/>
                </w:r>
                <w:r w:rsidR="000D4163">
                  <w:rPr>
                    <w:noProof/>
                    <w:webHidden/>
                  </w:rPr>
                  <w:instrText xml:space="preserve"> PAGEREF _Toc510952416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7C7A94B9" w14:textId="68E81A66" w:rsidR="000D4163" w:rsidRDefault="00362967">
              <w:pPr>
                <w:pStyle w:val="Verzeichnis3"/>
                <w:tabs>
                  <w:tab w:val="left" w:pos="1320"/>
                  <w:tab w:val="right" w:leader="dot" w:pos="9062"/>
                </w:tabs>
                <w:rPr>
                  <w:rFonts w:eastAsiaTheme="minorEastAsia"/>
                  <w:noProof/>
                  <w:lang w:eastAsia="de-DE"/>
                </w:rPr>
              </w:pPr>
              <w:hyperlink w:anchor="_Toc510952417" w:history="1">
                <w:r w:rsidR="000D4163" w:rsidRPr="003942F0">
                  <w:rPr>
                    <w:rStyle w:val="Hyperlink"/>
                    <w:noProof/>
                  </w:rPr>
                  <w:t>2.2.2</w:t>
                </w:r>
                <w:r w:rsidR="000D4163">
                  <w:rPr>
                    <w:rFonts w:eastAsiaTheme="minorEastAsia"/>
                    <w:noProof/>
                    <w:lang w:eastAsia="de-DE"/>
                  </w:rPr>
                  <w:tab/>
                </w:r>
                <w:r w:rsidR="000D4163" w:rsidRPr="003942F0">
                  <w:rPr>
                    <w:rStyle w:val="Hyperlink"/>
                    <w:noProof/>
                  </w:rPr>
                  <w:t>Planungsorientiert</w:t>
                </w:r>
                <w:r w:rsidR="000D4163">
                  <w:rPr>
                    <w:noProof/>
                    <w:webHidden/>
                  </w:rPr>
                  <w:tab/>
                </w:r>
                <w:r w:rsidR="000D4163">
                  <w:rPr>
                    <w:noProof/>
                    <w:webHidden/>
                  </w:rPr>
                  <w:fldChar w:fldCharType="begin"/>
                </w:r>
                <w:r w:rsidR="000D4163">
                  <w:rPr>
                    <w:noProof/>
                    <w:webHidden/>
                  </w:rPr>
                  <w:instrText xml:space="preserve"> PAGEREF _Toc510952417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05A8831C" w14:textId="011F9C31" w:rsidR="000D4163" w:rsidRDefault="00362967">
              <w:pPr>
                <w:pStyle w:val="Verzeichnis3"/>
                <w:tabs>
                  <w:tab w:val="left" w:pos="1320"/>
                  <w:tab w:val="right" w:leader="dot" w:pos="9062"/>
                </w:tabs>
                <w:rPr>
                  <w:rFonts w:eastAsiaTheme="minorEastAsia"/>
                  <w:noProof/>
                  <w:lang w:eastAsia="de-DE"/>
                </w:rPr>
              </w:pPr>
              <w:hyperlink w:anchor="_Toc510952418" w:history="1">
                <w:r w:rsidR="000D4163" w:rsidRPr="003942F0">
                  <w:rPr>
                    <w:rStyle w:val="Hyperlink"/>
                    <w:noProof/>
                  </w:rPr>
                  <w:t>2.2.3</w:t>
                </w:r>
                <w:r w:rsidR="000D4163">
                  <w:rPr>
                    <w:rFonts w:eastAsiaTheme="minorEastAsia"/>
                    <w:noProof/>
                    <w:lang w:eastAsia="de-DE"/>
                  </w:rPr>
                  <w:tab/>
                </w:r>
                <w:r w:rsidR="000D4163" w:rsidRPr="003942F0">
                  <w:rPr>
                    <w:rStyle w:val="Hyperlink"/>
                    <w:noProof/>
                  </w:rPr>
                  <w:t>Produktionsorientiert</w:t>
                </w:r>
                <w:r w:rsidR="000D4163">
                  <w:rPr>
                    <w:noProof/>
                    <w:webHidden/>
                  </w:rPr>
                  <w:tab/>
                </w:r>
                <w:r w:rsidR="000D4163">
                  <w:rPr>
                    <w:noProof/>
                    <w:webHidden/>
                  </w:rPr>
                  <w:fldChar w:fldCharType="begin"/>
                </w:r>
                <w:r w:rsidR="000D4163">
                  <w:rPr>
                    <w:noProof/>
                    <w:webHidden/>
                  </w:rPr>
                  <w:instrText xml:space="preserve"> PAGEREF _Toc510952418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2CBA6D10" w14:textId="3ED1EEAD" w:rsidR="000D4163" w:rsidRDefault="00362967">
              <w:pPr>
                <w:pStyle w:val="Verzeichnis2"/>
                <w:tabs>
                  <w:tab w:val="left" w:pos="880"/>
                  <w:tab w:val="right" w:leader="dot" w:pos="9062"/>
                </w:tabs>
                <w:rPr>
                  <w:rFonts w:eastAsiaTheme="minorEastAsia"/>
                  <w:noProof/>
                  <w:lang w:eastAsia="de-DE"/>
                </w:rPr>
              </w:pPr>
              <w:hyperlink w:anchor="_Toc510952419" w:history="1">
                <w:r w:rsidR="000D4163" w:rsidRPr="003942F0">
                  <w:rPr>
                    <w:rStyle w:val="Hyperlink"/>
                    <w:noProof/>
                  </w:rPr>
                  <w:t>2.3</w:t>
                </w:r>
                <w:r w:rsidR="000D4163">
                  <w:rPr>
                    <w:rFonts w:eastAsiaTheme="minorEastAsia"/>
                    <w:noProof/>
                    <w:lang w:eastAsia="de-DE"/>
                  </w:rPr>
                  <w:tab/>
                </w:r>
                <w:r w:rsidR="000D4163" w:rsidRPr="003942F0">
                  <w:rPr>
                    <w:rStyle w:val="Hyperlink"/>
                    <w:noProof/>
                  </w:rPr>
                  <w:t>Grobentwurf des Produktes</w:t>
                </w:r>
                <w:r w:rsidR="000D4163">
                  <w:rPr>
                    <w:noProof/>
                    <w:webHidden/>
                  </w:rPr>
                  <w:tab/>
                </w:r>
                <w:r w:rsidR="000D4163">
                  <w:rPr>
                    <w:noProof/>
                    <w:webHidden/>
                  </w:rPr>
                  <w:fldChar w:fldCharType="begin"/>
                </w:r>
                <w:r w:rsidR="000D4163">
                  <w:rPr>
                    <w:noProof/>
                    <w:webHidden/>
                  </w:rPr>
                  <w:instrText xml:space="preserve"> PAGEREF _Toc510952419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06F6D8E1" w14:textId="3C51F7E8" w:rsidR="000D4163" w:rsidRDefault="00362967">
              <w:pPr>
                <w:pStyle w:val="Verzeichnis2"/>
                <w:tabs>
                  <w:tab w:val="left" w:pos="880"/>
                  <w:tab w:val="right" w:leader="dot" w:pos="9062"/>
                </w:tabs>
                <w:rPr>
                  <w:rFonts w:eastAsiaTheme="minorEastAsia"/>
                  <w:noProof/>
                  <w:lang w:eastAsia="de-DE"/>
                </w:rPr>
              </w:pPr>
              <w:hyperlink w:anchor="_Toc510952420" w:history="1">
                <w:r w:rsidR="000D4163" w:rsidRPr="003942F0">
                  <w:rPr>
                    <w:rStyle w:val="Hyperlink"/>
                    <w:noProof/>
                  </w:rPr>
                  <w:t>2.4</w:t>
                </w:r>
                <w:r w:rsidR="000D4163">
                  <w:rPr>
                    <w:rFonts w:eastAsiaTheme="minorEastAsia"/>
                    <w:noProof/>
                    <w:lang w:eastAsia="de-DE"/>
                  </w:rPr>
                  <w:tab/>
                </w:r>
                <w:r w:rsidR="000D4163" w:rsidRPr="003942F0">
                  <w:rPr>
                    <w:rStyle w:val="Hyperlink"/>
                    <w:noProof/>
                  </w:rPr>
                  <w:t>Vergleich und Votum</w:t>
                </w:r>
                <w:r w:rsidR="000D4163">
                  <w:rPr>
                    <w:noProof/>
                    <w:webHidden/>
                  </w:rPr>
                  <w:tab/>
                </w:r>
                <w:r w:rsidR="000D4163">
                  <w:rPr>
                    <w:noProof/>
                    <w:webHidden/>
                  </w:rPr>
                  <w:fldChar w:fldCharType="begin"/>
                </w:r>
                <w:r w:rsidR="000D4163">
                  <w:rPr>
                    <w:noProof/>
                    <w:webHidden/>
                  </w:rPr>
                  <w:instrText xml:space="preserve"> PAGEREF _Toc510952420 \h </w:instrText>
                </w:r>
                <w:r w:rsidR="000D4163">
                  <w:rPr>
                    <w:noProof/>
                    <w:webHidden/>
                  </w:rPr>
                </w:r>
                <w:r w:rsidR="000D4163">
                  <w:rPr>
                    <w:noProof/>
                    <w:webHidden/>
                  </w:rPr>
                  <w:fldChar w:fldCharType="separate"/>
                </w:r>
                <w:r w:rsidR="000D4163">
                  <w:rPr>
                    <w:noProof/>
                    <w:webHidden/>
                  </w:rPr>
                  <w:t>2</w:t>
                </w:r>
                <w:r w:rsidR="000D4163">
                  <w:rPr>
                    <w:noProof/>
                    <w:webHidden/>
                  </w:rPr>
                  <w:fldChar w:fldCharType="end"/>
                </w:r>
              </w:hyperlink>
            </w:p>
            <w:p w14:paraId="46EAEFF4" w14:textId="414A5CA5" w:rsidR="000D4163" w:rsidRDefault="00362967">
              <w:pPr>
                <w:pStyle w:val="Verzeichnis1"/>
                <w:tabs>
                  <w:tab w:val="left" w:pos="440"/>
                  <w:tab w:val="right" w:leader="dot" w:pos="9062"/>
                </w:tabs>
                <w:rPr>
                  <w:rFonts w:eastAsiaTheme="minorEastAsia"/>
                  <w:noProof/>
                  <w:lang w:eastAsia="de-DE"/>
                </w:rPr>
              </w:pPr>
              <w:hyperlink w:anchor="_Toc510952421" w:history="1">
                <w:r w:rsidR="000D4163" w:rsidRPr="003942F0">
                  <w:rPr>
                    <w:rStyle w:val="Hyperlink"/>
                    <w:noProof/>
                  </w:rPr>
                  <w:t>3</w:t>
                </w:r>
                <w:r w:rsidR="000D4163">
                  <w:rPr>
                    <w:rFonts w:eastAsiaTheme="minorEastAsia"/>
                    <w:noProof/>
                    <w:lang w:eastAsia="de-DE"/>
                  </w:rPr>
                  <w:tab/>
                </w:r>
                <w:r w:rsidR="000D4163" w:rsidRPr="003942F0">
                  <w:rPr>
                    <w:rStyle w:val="Hyperlink"/>
                    <w:noProof/>
                  </w:rPr>
                  <w:t>Entwurf</w:t>
                </w:r>
                <w:r w:rsidR="000D4163">
                  <w:rPr>
                    <w:noProof/>
                    <w:webHidden/>
                  </w:rPr>
                  <w:tab/>
                </w:r>
                <w:r w:rsidR="000D4163">
                  <w:rPr>
                    <w:noProof/>
                    <w:webHidden/>
                  </w:rPr>
                  <w:fldChar w:fldCharType="begin"/>
                </w:r>
                <w:r w:rsidR="000D4163">
                  <w:rPr>
                    <w:noProof/>
                    <w:webHidden/>
                  </w:rPr>
                  <w:instrText xml:space="preserve"> PAGEREF _Toc510952421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3E0430AB" w14:textId="0ACF4479" w:rsidR="000D4163" w:rsidRDefault="00362967">
              <w:pPr>
                <w:pStyle w:val="Verzeichnis2"/>
                <w:tabs>
                  <w:tab w:val="left" w:pos="880"/>
                  <w:tab w:val="right" w:leader="dot" w:pos="9062"/>
                </w:tabs>
                <w:rPr>
                  <w:rFonts w:eastAsiaTheme="minorEastAsia"/>
                  <w:noProof/>
                  <w:lang w:eastAsia="de-DE"/>
                </w:rPr>
              </w:pPr>
              <w:hyperlink w:anchor="_Toc510952422" w:history="1">
                <w:r w:rsidR="000D4163" w:rsidRPr="003942F0">
                  <w:rPr>
                    <w:rStyle w:val="Hyperlink"/>
                    <w:noProof/>
                  </w:rPr>
                  <w:t>3.1</w:t>
                </w:r>
                <w:r w:rsidR="000D4163">
                  <w:rPr>
                    <w:rFonts w:eastAsiaTheme="minorEastAsia"/>
                    <w:noProof/>
                    <w:lang w:eastAsia="de-DE"/>
                  </w:rPr>
                  <w:tab/>
                </w:r>
                <w:r w:rsidR="000D4163" w:rsidRPr="003942F0">
                  <w:rPr>
                    <w:rStyle w:val="Hyperlink"/>
                    <w:noProof/>
                  </w:rPr>
                  <w:t>Benutzer Interface</w:t>
                </w:r>
                <w:r w:rsidR="000D4163">
                  <w:rPr>
                    <w:noProof/>
                    <w:webHidden/>
                  </w:rPr>
                  <w:tab/>
                </w:r>
                <w:r w:rsidR="000D4163">
                  <w:rPr>
                    <w:noProof/>
                    <w:webHidden/>
                  </w:rPr>
                  <w:fldChar w:fldCharType="begin"/>
                </w:r>
                <w:r w:rsidR="000D4163">
                  <w:rPr>
                    <w:noProof/>
                    <w:webHidden/>
                  </w:rPr>
                  <w:instrText xml:space="preserve"> PAGEREF _Toc510952422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41CBDF78" w14:textId="5DEFB53E" w:rsidR="000D4163" w:rsidRDefault="00362967">
              <w:pPr>
                <w:pStyle w:val="Verzeichnis2"/>
                <w:tabs>
                  <w:tab w:val="left" w:pos="880"/>
                  <w:tab w:val="right" w:leader="dot" w:pos="9062"/>
                </w:tabs>
                <w:rPr>
                  <w:rFonts w:eastAsiaTheme="minorEastAsia"/>
                  <w:noProof/>
                  <w:lang w:eastAsia="de-DE"/>
                </w:rPr>
              </w:pPr>
              <w:hyperlink w:anchor="_Toc510952423" w:history="1">
                <w:r w:rsidR="000D4163" w:rsidRPr="003942F0">
                  <w:rPr>
                    <w:rStyle w:val="Hyperlink"/>
                    <w:noProof/>
                  </w:rPr>
                  <w:t>3.2</w:t>
                </w:r>
                <w:r w:rsidR="000D4163">
                  <w:rPr>
                    <w:rFonts w:eastAsiaTheme="minorEastAsia"/>
                    <w:noProof/>
                    <w:lang w:eastAsia="de-DE"/>
                  </w:rPr>
                  <w:tab/>
                </w:r>
                <w:r w:rsidR="000D4163" w:rsidRPr="003942F0">
                  <w:rPr>
                    <w:rStyle w:val="Hyperlink"/>
                    <w:noProof/>
                  </w:rPr>
                  <w:t>Datenbeschreibung</w:t>
                </w:r>
                <w:r w:rsidR="000D4163">
                  <w:rPr>
                    <w:noProof/>
                    <w:webHidden/>
                  </w:rPr>
                  <w:tab/>
                </w:r>
                <w:r w:rsidR="000D4163">
                  <w:rPr>
                    <w:noProof/>
                    <w:webHidden/>
                  </w:rPr>
                  <w:fldChar w:fldCharType="begin"/>
                </w:r>
                <w:r w:rsidR="000D4163">
                  <w:rPr>
                    <w:noProof/>
                    <w:webHidden/>
                  </w:rPr>
                  <w:instrText xml:space="preserve"> PAGEREF _Toc510952423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4548E625" w14:textId="750C9839" w:rsidR="000D4163" w:rsidRDefault="00362967">
              <w:pPr>
                <w:pStyle w:val="Verzeichnis2"/>
                <w:tabs>
                  <w:tab w:val="left" w:pos="880"/>
                  <w:tab w:val="right" w:leader="dot" w:pos="9062"/>
                </w:tabs>
                <w:rPr>
                  <w:rFonts w:eastAsiaTheme="minorEastAsia"/>
                  <w:noProof/>
                  <w:lang w:eastAsia="de-DE"/>
                </w:rPr>
              </w:pPr>
              <w:hyperlink w:anchor="_Toc510952424" w:history="1">
                <w:r w:rsidR="000D4163" w:rsidRPr="003942F0">
                  <w:rPr>
                    <w:rStyle w:val="Hyperlink"/>
                    <w:noProof/>
                  </w:rPr>
                  <w:t>3.3</w:t>
                </w:r>
                <w:r w:rsidR="000D4163">
                  <w:rPr>
                    <w:rFonts w:eastAsiaTheme="minorEastAsia"/>
                    <w:noProof/>
                    <w:lang w:eastAsia="de-DE"/>
                  </w:rPr>
                  <w:tab/>
                </w:r>
                <w:r w:rsidR="000D4163" w:rsidRPr="003942F0">
                  <w:rPr>
                    <w:rStyle w:val="Hyperlink"/>
                    <w:noProof/>
                  </w:rPr>
                  <w:t>Systemaufbau</w:t>
                </w:r>
                <w:r w:rsidR="000D4163">
                  <w:rPr>
                    <w:noProof/>
                    <w:webHidden/>
                  </w:rPr>
                  <w:tab/>
                </w:r>
                <w:r w:rsidR="000D4163">
                  <w:rPr>
                    <w:noProof/>
                    <w:webHidden/>
                  </w:rPr>
                  <w:fldChar w:fldCharType="begin"/>
                </w:r>
                <w:r w:rsidR="000D4163">
                  <w:rPr>
                    <w:noProof/>
                    <w:webHidden/>
                  </w:rPr>
                  <w:instrText xml:space="preserve"> PAGEREF _Toc510952424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18B1F455" w14:textId="79A7DAFC" w:rsidR="000D4163" w:rsidRDefault="00362967">
              <w:pPr>
                <w:pStyle w:val="Verzeichnis3"/>
                <w:tabs>
                  <w:tab w:val="left" w:pos="1320"/>
                  <w:tab w:val="right" w:leader="dot" w:pos="9062"/>
                </w:tabs>
                <w:rPr>
                  <w:rFonts w:eastAsiaTheme="minorEastAsia"/>
                  <w:noProof/>
                  <w:lang w:eastAsia="de-DE"/>
                </w:rPr>
              </w:pPr>
              <w:hyperlink w:anchor="_Toc510952425" w:history="1">
                <w:r w:rsidR="000D4163" w:rsidRPr="003942F0">
                  <w:rPr>
                    <w:rStyle w:val="Hyperlink"/>
                    <w:noProof/>
                  </w:rPr>
                  <w:t>3.3.1</w:t>
                </w:r>
                <w:r w:rsidR="000D4163">
                  <w:rPr>
                    <w:rFonts w:eastAsiaTheme="minorEastAsia"/>
                    <w:noProof/>
                    <w:lang w:eastAsia="de-DE"/>
                  </w:rPr>
                  <w:tab/>
                </w:r>
                <w:r w:rsidR="000D4163" w:rsidRPr="003942F0">
                  <w:rPr>
                    <w:rStyle w:val="Hyperlink"/>
                    <w:noProof/>
                  </w:rPr>
                  <w:t>Blockdiagramm</w:t>
                </w:r>
                <w:r w:rsidR="000D4163">
                  <w:rPr>
                    <w:noProof/>
                    <w:webHidden/>
                  </w:rPr>
                  <w:tab/>
                </w:r>
                <w:r w:rsidR="000D4163">
                  <w:rPr>
                    <w:noProof/>
                    <w:webHidden/>
                  </w:rPr>
                  <w:fldChar w:fldCharType="begin"/>
                </w:r>
                <w:r w:rsidR="000D4163">
                  <w:rPr>
                    <w:noProof/>
                    <w:webHidden/>
                  </w:rPr>
                  <w:instrText xml:space="preserve"> PAGEREF _Toc510952425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7DF72104" w14:textId="2FC47104" w:rsidR="000D4163" w:rsidRDefault="00362967">
              <w:pPr>
                <w:pStyle w:val="Verzeichnis2"/>
                <w:tabs>
                  <w:tab w:val="left" w:pos="880"/>
                  <w:tab w:val="right" w:leader="dot" w:pos="9062"/>
                </w:tabs>
                <w:rPr>
                  <w:rFonts w:eastAsiaTheme="minorEastAsia"/>
                  <w:noProof/>
                  <w:lang w:eastAsia="de-DE"/>
                </w:rPr>
              </w:pPr>
              <w:hyperlink w:anchor="_Toc510952426" w:history="1">
                <w:r w:rsidR="000D4163" w:rsidRPr="003942F0">
                  <w:rPr>
                    <w:rStyle w:val="Hyperlink"/>
                    <w:noProof/>
                  </w:rPr>
                  <w:t>3.4</w:t>
                </w:r>
                <w:r w:rsidR="000D4163">
                  <w:rPr>
                    <w:rFonts w:eastAsiaTheme="minorEastAsia"/>
                    <w:noProof/>
                    <w:lang w:eastAsia="de-DE"/>
                  </w:rPr>
                  <w:tab/>
                </w:r>
                <w:r w:rsidR="000D4163" w:rsidRPr="003942F0">
                  <w:rPr>
                    <w:rStyle w:val="Hyperlink"/>
                    <w:noProof/>
                  </w:rPr>
                  <w:t>Definition der Module</w:t>
                </w:r>
                <w:r w:rsidR="000D4163">
                  <w:rPr>
                    <w:noProof/>
                    <w:webHidden/>
                  </w:rPr>
                  <w:tab/>
                </w:r>
                <w:r w:rsidR="000D4163">
                  <w:rPr>
                    <w:noProof/>
                    <w:webHidden/>
                  </w:rPr>
                  <w:fldChar w:fldCharType="begin"/>
                </w:r>
                <w:r w:rsidR="000D4163">
                  <w:rPr>
                    <w:noProof/>
                    <w:webHidden/>
                  </w:rPr>
                  <w:instrText xml:space="preserve"> PAGEREF _Toc510952426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0CBA82E1" w14:textId="216B78C1" w:rsidR="000D4163" w:rsidRDefault="00362967">
              <w:pPr>
                <w:pStyle w:val="Verzeichnis3"/>
                <w:tabs>
                  <w:tab w:val="left" w:pos="1320"/>
                  <w:tab w:val="right" w:leader="dot" w:pos="9062"/>
                </w:tabs>
                <w:rPr>
                  <w:rFonts w:eastAsiaTheme="minorEastAsia"/>
                  <w:noProof/>
                  <w:lang w:eastAsia="de-DE"/>
                </w:rPr>
              </w:pPr>
              <w:hyperlink w:anchor="_Toc510952427" w:history="1">
                <w:r w:rsidR="000D4163" w:rsidRPr="003942F0">
                  <w:rPr>
                    <w:rStyle w:val="Hyperlink"/>
                    <w:noProof/>
                  </w:rPr>
                  <w:t>3.4.1</w:t>
                </w:r>
                <w:r w:rsidR="000D4163">
                  <w:rPr>
                    <w:rFonts w:eastAsiaTheme="minorEastAsia"/>
                    <w:noProof/>
                    <w:lang w:eastAsia="de-DE"/>
                  </w:rPr>
                  <w:tab/>
                </w:r>
                <w:r w:rsidR="000D4163" w:rsidRPr="003942F0">
                  <w:rPr>
                    <w:rStyle w:val="Hyperlink"/>
                    <w:noProof/>
                  </w:rPr>
                  <w:t>Eingabe der Widerstandsfarbringe</w:t>
                </w:r>
                <w:r w:rsidR="000D4163">
                  <w:rPr>
                    <w:noProof/>
                    <w:webHidden/>
                  </w:rPr>
                  <w:tab/>
                </w:r>
                <w:r w:rsidR="000D4163">
                  <w:rPr>
                    <w:noProof/>
                    <w:webHidden/>
                  </w:rPr>
                  <w:fldChar w:fldCharType="begin"/>
                </w:r>
                <w:r w:rsidR="000D4163">
                  <w:rPr>
                    <w:noProof/>
                    <w:webHidden/>
                  </w:rPr>
                  <w:instrText xml:space="preserve"> PAGEREF _Toc510952427 \h </w:instrText>
                </w:r>
                <w:r w:rsidR="000D4163">
                  <w:rPr>
                    <w:noProof/>
                    <w:webHidden/>
                  </w:rPr>
                </w:r>
                <w:r w:rsidR="000D4163">
                  <w:rPr>
                    <w:noProof/>
                    <w:webHidden/>
                  </w:rPr>
                  <w:fldChar w:fldCharType="separate"/>
                </w:r>
                <w:r w:rsidR="000D4163">
                  <w:rPr>
                    <w:noProof/>
                    <w:webHidden/>
                  </w:rPr>
                  <w:t>3</w:t>
                </w:r>
                <w:r w:rsidR="000D4163">
                  <w:rPr>
                    <w:noProof/>
                    <w:webHidden/>
                  </w:rPr>
                  <w:fldChar w:fldCharType="end"/>
                </w:r>
              </w:hyperlink>
            </w:p>
            <w:p w14:paraId="6A3B9EEB" w14:textId="116FB0C6" w:rsidR="000D4163" w:rsidRDefault="00362967">
              <w:pPr>
                <w:pStyle w:val="Verzeichnis3"/>
                <w:tabs>
                  <w:tab w:val="left" w:pos="1320"/>
                  <w:tab w:val="right" w:leader="dot" w:pos="9062"/>
                </w:tabs>
                <w:rPr>
                  <w:rFonts w:eastAsiaTheme="minorEastAsia"/>
                  <w:noProof/>
                  <w:lang w:eastAsia="de-DE"/>
                </w:rPr>
              </w:pPr>
              <w:hyperlink w:anchor="_Toc510952428" w:history="1">
                <w:r w:rsidR="000D4163" w:rsidRPr="003942F0">
                  <w:rPr>
                    <w:rStyle w:val="Hyperlink"/>
                    <w:noProof/>
                  </w:rPr>
                  <w:t>3.4.2</w:t>
                </w:r>
                <w:r w:rsidR="000D4163">
                  <w:rPr>
                    <w:rFonts w:eastAsiaTheme="minorEastAsia"/>
                    <w:noProof/>
                    <w:lang w:eastAsia="de-DE"/>
                  </w:rPr>
                  <w:tab/>
                </w:r>
                <w:r w:rsidR="000D4163" w:rsidRPr="003942F0">
                  <w:rPr>
                    <w:rStyle w:val="Hyperlink"/>
                    <w:noProof/>
                  </w:rPr>
                  <w:t>Verarbeitung der Eingabe</w:t>
                </w:r>
                <w:r w:rsidR="000D4163">
                  <w:rPr>
                    <w:noProof/>
                    <w:webHidden/>
                  </w:rPr>
                  <w:tab/>
                </w:r>
                <w:r w:rsidR="000D4163">
                  <w:rPr>
                    <w:noProof/>
                    <w:webHidden/>
                  </w:rPr>
                  <w:fldChar w:fldCharType="begin"/>
                </w:r>
                <w:r w:rsidR="000D4163">
                  <w:rPr>
                    <w:noProof/>
                    <w:webHidden/>
                  </w:rPr>
                  <w:instrText xml:space="preserve"> PAGEREF _Toc510952428 \h </w:instrText>
                </w:r>
                <w:r w:rsidR="000D4163">
                  <w:rPr>
                    <w:noProof/>
                    <w:webHidden/>
                  </w:rPr>
                </w:r>
                <w:r w:rsidR="000D4163">
                  <w:rPr>
                    <w:noProof/>
                    <w:webHidden/>
                  </w:rPr>
                  <w:fldChar w:fldCharType="separate"/>
                </w:r>
                <w:r w:rsidR="000D4163">
                  <w:rPr>
                    <w:noProof/>
                    <w:webHidden/>
                  </w:rPr>
                  <w:t>4</w:t>
                </w:r>
                <w:r w:rsidR="000D4163">
                  <w:rPr>
                    <w:noProof/>
                    <w:webHidden/>
                  </w:rPr>
                  <w:fldChar w:fldCharType="end"/>
                </w:r>
              </w:hyperlink>
            </w:p>
            <w:p w14:paraId="0C4C8B85" w14:textId="45515579" w:rsidR="000D4163" w:rsidRDefault="00362967">
              <w:pPr>
                <w:pStyle w:val="Verzeichnis3"/>
                <w:tabs>
                  <w:tab w:val="left" w:pos="1320"/>
                  <w:tab w:val="right" w:leader="dot" w:pos="9062"/>
                </w:tabs>
                <w:rPr>
                  <w:rFonts w:eastAsiaTheme="minorEastAsia"/>
                  <w:noProof/>
                  <w:lang w:eastAsia="de-DE"/>
                </w:rPr>
              </w:pPr>
              <w:hyperlink w:anchor="_Toc510952429" w:history="1">
                <w:r w:rsidR="000D4163" w:rsidRPr="003942F0">
                  <w:rPr>
                    <w:rStyle w:val="Hyperlink"/>
                    <w:noProof/>
                  </w:rPr>
                  <w:t>3.4.3</w:t>
                </w:r>
                <w:r w:rsidR="000D4163">
                  <w:rPr>
                    <w:rFonts w:eastAsiaTheme="minorEastAsia"/>
                    <w:noProof/>
                    <w:lang w:eastAsia="de-DE"/>
                  </w:rPr>
                  <w:tab/>
                </w:r>
                <w:r w:rsidR="000D4163" w:rsidRPr="003942F0">
                  <w:rPr>
                    <w:rStyle w:val="Hyperlink"/>
                    <w:noProof/>
                  </w:rPr>
                  <w:t>Ausgabe des Widerstandswertes</w:t>
                </w:r>
                <w:r w:rsidR="000D4163">
                  <w:rPr>
                    <w:noProof/>
                    <w:webHidden/>
                  </w:rPr>
                  <w:tab/>
                </w:r>
                <w:r w:rsidR="000D4163">
                  <w:rPr>
                    <w:noProof/>
                    <w:webHidden/>
                  </w:rPr>
                  <w:fldChar w:fldCharType="begin"/>
                </w:r>
                <w:r w:rsidR="000D4163">
                  <w:rPr>
                    <w:noProof/>
                    <w:webHidden/>
                  </w:rPr>
                  <w:instrText xml:space="preserve"> PAGEREF _Toc510952429 \h </w:instrText>
                </w:r>
                <w:r w:rsidR="000D4163">
                  <w:rPr>
                    <w:noProof/>
                    <w:webHidden/>
                  </w:rPr>
                </w:r>
                <w:r w:rsidR="000D4163">
                  <w:rPr>
                    <w:noProof/>
                    <w:webHidden/>
                  </w:rPr>
                  <w:fldChar w:fldCharType="separate"/>
                </w:r>
                <w:r w:rsidR="000D4163">
                  <w:rPr>
                    <w:noProof/>
                    <w:webHidden/>
                  </w:rPr>
                  <w:t>4</w:t>
                </w:r>
                <w:r w:rsidR="000D4163">
                  <w:rPr>
                    <w:noProof/>
                    <w:webHidden/>
                  </w:rPr>
                  <w:fldChar w:fldCharType="end"/>
                </w:r>
              </w:hyperlink>
            </w:p>
            <w:p w14:paraId="6F91213D" w14:textId="72536713" w:rsidR="000D4163" w:rsidRDefault="00362967">
              <w:pPr>
                <w:pStyle w:val="Verzeichnis1"/>
                <w:tabs>
                  <w:tab w:val="left" w:pos="440"/>
                  <w:tab w:val="right" w:leader="dot" w:pos="9062"/>
                </w:tabs>
                <w:rPr>
                  <w:rFonts w:eastAsiaTheme="minorEastAsia"/>
                  <w:noProof/>
                  <w:lang w:eastAsia="de-DE"/>
                </w:rPr>
              </w:pPr>
              <w:hyperlink w:anchor="_Toc510952430" w:history="1">
                <w:r w:rsidR="000D4163" w:rsidRPr="003942F0">
                  <w:rPr>
                    <w:rStyle w:val="Hyperlink"/>
                    <w:noProof/>
                  </w:rPr>
                  <w:t>4</w:t>
                </w:r>
                <w:r w:rsidR="000D4163">
                  <w:rPr>
                    <w:rFonts w:eastAsiaTheme="minorEastAsia"/>
                    <w:noProof/>
                    <w:lang w:eastAsia="de-DE"/>
                  </w:rPr>
                  <w:tab/>
                </w:r>
                <w:r w:rsidR="000D4163" w:rsidRPr="003942F0">
                  <w:rPr>
                    <w:rStyle w:val="Hyperlink"/>
                    <w:noProof/>
                  </w:rPr>
                  <w:t>Implementation + Test</w:t>
                </w:r>
                <w:r w:rsidR="000D4163">
                  <w:rPr>
                    <w:noProof/>
                    <w:webHidden/>
                  </w:rPr>
                  <w:tab/>
                </w:r>
                <w:r w:rsidR="000D4163">
                  <w:rPr>
                    <w:noProof/>
                    <w:webHidden/>
                  </w:rPr>
                  <w:fldChar w:fldCharType="begin"/>
                </w:r>
                <w:r w:rsidR="000D4163">
                  <w:rPr>
                    <w:noProof/>
                    <w:webHidden/>
                  </w:rPr>
                  <w:instrText xml:space="preserve"> PAGEREF _Toc510952430 \h </w:instrText>
                </w:r>
                <w:r w:rsidR="000D4163">
                  <w:rPr>
                    <w:noProof/>
                    <w:webHidden/>
                  </w:rPr>
                </w:r>
                <w:r w:rsidR="000D4163">
                  <w:rPr>
                    <w:noProof/>
                    <w:webHidden/>
                  </w:rPr>
                  <w:fldChar w:fldCharType="separate"/>
                </w:r>
                <w:r w:rsidR="000D4163">
                  <w:rPr>
                    <w:noProof/>
                    <w:webHidden/>
                  </w:rPr>
                  <w:t>4</w:t>
                </w:r>
                <w:r w:rsidR="000D4163">
                  <w:rPr>
                    <w:noProof/>
                    <w:webHidden/>
                  </w:rPr>
                  <w:fldChar w:fldCharType="end"/>
                </w:r>
              </w:hyperlink>
            </w:p>
            <w:p w14:paraId="2DB51CA5" w14:textId="231C9C4D" w:rsidR="000D4163" w:rsidRDefault="00362967">
              <w:pPr>
                <w:pStyle w:val="Verzeichnis3"/>
                <w:tabs>
                  <w:tab w:val="left" w:pos="1320"/>
                  <w:tab w:val="right" w:leader="dot" w:pos="9062"/>
                </w:tabs>
                <w:rPr>
                  <w:rFonts w:eastAsiaTheme="minorEastAsia"/>
                  <w:noProof/>
                  <w:lang w:eastAsia="de-DE"/>
                </w:rPr>
              </w:pPr>
              <w:hyperlink w:anchor="_Toc510952431" w:history="1">
                <w:r w:rsidR="000D4163" w:rsidRPr="003942F0">
                  <w:rPr>
                    <w:rStyle w:val="Hyperlink"/>
                    <w:noProof/>
                  </w:rPr>
                  <w:t>4.1.1</w:t>
                </w:r>
                <w:r w:rsidR="000D4163">
                  <w:rPr>
                    <w:rFonts w:eastAsiaTheme="minorEastAsia"/>
                    <w:noProof/>
                    <w:lang w:eastAsia="de-DE"/>
                  </w:rPr>
                  <w:tab/>
                </w:r>
                <w:r w:rsidR="000D4163" w:rsidRPr="003942F0">
                  <w:rPr>
                    <w:rStyle w:val="Hyperlink"/>
                    <w:noProof/>
                  </w:rPr>
                  <w:t>Testprogramme:</w:t>
                </w:r>
                <w:r w:rsidR="000D4163">
                  <w:rPr>
                    <w:noProof/>
                    <w:webHidden/>
                  </w:rPr>
                  <w:tab/>
                </w:r>
                <w:r w:rsidR="000D4163">
                  <w:rPr>
                    <w:noProof/>
                    <w:webHidden/>
                  </w:rPr>
                  <w:fldChar w:fldCharType="begin"/>
                </w:r>
                <w:r w:rsidR="000D4163">
                  <w:rPr>
                    <w:noProof/>
                    <w:webHidden/>
                  </w:rPr>
                  <w:instrText xml:space="preserve"> PAGEREF _Toc510952431 \h </w:instrText>
                </w:r>
                <w:r w:rsidR="000D4163">
                  <w:rPr>
                    <w:noProof/>
                    <w:webHidden/>
                  </w:rPr>
                </w:r>
                <w:r w:rsidR="000D4163">
                  <w:rPr>
                    <w:noProof/>
                    <w:webHidden/>
                  </w:rPr>
                  <w:fldChar w:fldCharType="separate"/>
                </w:r>
                <w:r w:rsidR="000D4163">
                  <w:rPr>
                    <w:noProof/>
                    <w:webHidden/>
                  </w:rPr>
                  <w:t>4</w:t>
                </w:r>
                <w:r w:rsidR="000D4163">
                  <w:rPr>
                    <w:noProof/>
                    <w:webHidden/>
                  </w:rPr>
                  <w:fldChar w:fldCharType="end"/>
                </w:r>
              </w:hyperlink>
            </w:p>
            <w:p w14:paraId="1818A69B" w14:textId="56C60DBB" w:rsidR="000D4163" w:rsidRDefault="00362967">
              <w:pPr>
                <w:pStyle w:val="Verzeichnis1"/>
                <w:tabs>
                  <w:tab w:val="left" w:pos="440"/>
                  <w:tab w:val="right" w:leader="dot" w:pos="9062"/>
                </w:tabs>
                <w:rPr>
                  <w:rFonts w:eastAsiaTheme="minorEastAsia"/>
                  <w:noProof/>
                  <w:lang w:eastAsia="de-DE"/>
                </w:rPr>
              </w:pPr>
              <w:hyperlink w:anchor="_Toc510952432" w:history="1">
                <w:r w:rsidR="000D4163" w:rsidRPr="003942F0">
                  <w:rPr>
                    <w:rStyle w:val="Hyperlink"/>
                    <w:noProof/>
                  </w:rPr>
                  <w:t>5</w:t>
                </w:r>
                <w:r w:rsidR="000D4163">
                  <w:rPr>
                    <w:rFonts w:eastAsiaTheme="minorEastAsia"/>
                    <w:noProof/>
                    <w:lang w:eastAsia="de-DE"/>
                  </w:rPr>
                  <w:tab/>
                </w:r>
                <w:r w:rsidR="000D4163" w:rsidRPr="003942F0">
                  <w:rPr>
                    <w:rStyle w:val="Hyperlink"/>
                    <w:noProof/>
                  </w:rPr>
                  <w:t>Einführung</w:t>
                </w:r>
                <w:r w:rsidR="000D4163">
                  <w:rPr>
                    <w:noProof/>
                    <w:webHidden/>
                  </w:rPr>
                  <w:tab/>
                </w:r>
                <w:r w:rsidR="000D4163">
                  <w:rPr>
                    <w:noProof/>
                    <w:webHidden/>
                  </w:rPr>
                  <w:fldChar w:fldCharType="begin"/>
                </w:r>
                <w:r w:rsidR="000D4163">
                  <w:rPr>
                    <w:noProof/>
                    <w:webHidden/>
                  </w:rPr>
                  <w:instrText xml:space="preserve"> PAGEREF _Toc510952432 \h </w:instrText>
                </w:r>
                <w:r w:rsidR="000D4163">
                  <w:rPr>
                    <w:noProof/>
                    <w:webHidden/>
                  </w:rPr>
                </w:r>
                <w:r w:rsidR="000D4163">
                  <w:rPr>
                    <w:noProof/>
                    <w:webHidden/>
                  </w:rPr>
                  <w:fldChar w:fldCharType="separate"/>
                </w:r>
                <w:r w:rsidR="000D4163">
                  <w:rPr>
                    <w:noProof/>
                    <w:webHidden/>
                  </w:rPr>
                  <w:t>5</w:t>
                </w:r>
                <w:r w:rsidR="000D4163">
                  <w:rPr>
                    <w:noProof/>
                    <w:webHidden/>
                  </w:rPr>
                  <w:fldChar w:fldCharType="end"/>
                </w:r>
              </w:hyperlink>
            </w:p>
            <w:p w14:paraId="04BC58C9" w14:textId="612A1D6B" w:rsidR="000D4163" w:rsidRDefault="00362967">
              <w:pPr>
                <w:pStyle w:val="Verzeichnis1"/>
                <w:tabs>
                  <w:tab w:val="left" w:pos="440"/>
                  <w:tab w:val="right" w:leader="dot" w:pos="9062"/>
                </w:tabs>
                <w:rPr>
                  <w:rFonts w:eastAsiaTheme="minorEastAsia"/>
                  <w:noProof/>
                  <w:lang w:eastAsia="de-DE"/>
                </w:rPr>
              </w:pPr>
              <w:hyperlink w:anchor="_Toc510952433" w:history="1">
                <w:r w:rsidR="000D4163" w:rsidRPr="003942F0">
                  <w:rPr>
                    <w:rStyle w:val="Hyperlink"/>
                    <w:noProof/>
                  </w:rPr>
                  <w:t>6</w:t>
                </w:r>
                <w:r w:rsidR="000D4163">
                  <w:rPr>
                    <w:rFonts w:eastAsiaTheme="minorEastAsia"/>
                    <w:noProof/>
                    <w:lang w:eastAsia="de-DE"/>
                  </w:rPr>
                  <w:tab/>
                </w:r>
                <w:r w:rsidR="000D4163" w:rsidRPr="003942F0">
                  <w:rPr>
                    <w:rStyle w:val="Hyperlink"/>
                    <w:noProof/>
                  </w:rPr>
                  <w:t>Persönliche Erklärung</w:t>
                </w:r>
                <w:r w:rsidR="000D4163">
                  <w:rPr>
                    <w:noProof/>
                    <w:webHidden/>
                  </w:rPr>
                  <w:tab/>
                </w:r>
                <w:r w:rsidR="000D4163">
                  <w:rPr>
                    <w:noProof/>
                    <w:webHidden/>
                  </w:rPr>
                  <w:fldChar w:fldCharType="begin"/>
                </w:r>
                <w:r w:rsidR="000D4163">
                  <w:rPr>
                    <w:noProof/>
                    <w:webHidden/>
                  </w:rPr>
                  <w:instrText xml:space="preserve"> PAGEREF _Toc510952433 \h </w:instrText>
                </w:r>
                <w:r w:rsidR="000D4163">
                  <w:rPr>
                    <w:noProof/>
                    <w:webHidden/>
                  </w:rPr>
                </w:r>
                <w:r w:rsidR="000D4163">
                  <w:rPr>
                    <w:noProof/>
                    <w:webHidden/>
                  </w:rPr>
                  <w:fldChar w:fldCharType="separate"/>
                </w:r>
                <w:r w:rsidR="000D4163">
                  <w:rPr>
                    <w:noProof/>
                    <w:webHidden/>
                  </w:rPr>
                  <w:t>6</w:t>
                </w:r>
                <w:r w:rsidR="000D4163">
                  <w:rPr>
                    <w:noProof/>
                    <w:webHidden/>
                  </w:rPr>
                  <w:fldChar w:fldCharType="end"/>
                </w:r>
              </w:hyperlink>
            </w:p>
            <w:p w14:paraId="48A6CDA4" w14:textId="2A388CF9" w:rsidR="000D4163" w:rsidRDefault="00362967">
              <w:pPr>
                <w:pStyle w:val="Verzeichnis1"/>
                <w:tabs>
                  <w:tab w:val="left" w:pos="440"/>
                  <w:tab w:val="right" w:leader="dot" w:pos="9062"/>
                </w:tabs>
                <w:rPr>
                  <w:rFonts w:eastAsiaTheme="minorEastAsia"/>
                  <w:noProof/>
                  <w:lang w:eastAsia="de-DE"/>
                </w:rPr>
              </w:pPr>
              <w:hyperlink w:anchor="_Toc510952434" w:history="1">
                <w:r w:rsidR="000D4163" w:rsidRPr="003942F0">
                  <w:rPr>
                    <w:rStyle w:val="Hyperlink"/>
                    <w:noProof/>
                  </w:rPr>
                  <w:t>7</w:t>
                </w:r>
                <w:r w:rsidR="000D4163">
                  <w:rPr>
                    <w:rFonts w:eastAsiaTheme="minorEastAsia"/>
                    <w:noProof/>
                    <w:lang w:eastAsia="de-DE"/>
                  </w:rPr>
                  <w:tab/>
                </w:r>
                <w:r w:rsidR="000D4163" w:rsidRPr="003942F0">
                  <w:rPr>
                    <w:rStyle w:val="Hyperlink"/>
                    <w:noProof/>
                  </w:rPr>
                  <w:t>Abbildungsverzeichnis</w:t>
                </w:r>
                <w:r w:rsidR="000D4163">
                  <w:rPr>
                    <w:noProof/>
                    <w:webHidden/>
                  </w:rPr>
                  <w:tab/>
                </w:r>
                <w:r w:rsidR="000D4163">
                  <w:rPr>
                    <w:noProof/>
                    <w:webHidden/>
                  </w:rPr>
                  <w:fldChar w:fldCharType="begin"/>
                </w:r>
                <w:r w:rsidR="000D4163">
                  <w:rPr>
                    <w:noProof/>
                    <w:webHidden/>
                  </w:rPr>
                  <w:instrText xml:space="preserve"> PAGEREF _Toc510952434 \h </w:instrText>
                </w:r>
                <w:r w:rsidR="000D4163">
                  <w:rPr>
                    <w:noProof/>
                    <w:webHidden/>
                  </w:rPr>
                </w:r>
                <w:r w:rsidR="000D4163">
                  <w:rPr>
                    <w:noProof/>
                    <w:webHidden/>
                  </w:rPr>
                  <w:fldChar w:fldCharType="separate"/>
                </w:r>
                <w:r w:rsidR="000D4163">
                  <w:rPr>
                    <w:noProof/>
                    <w:webHidden/>
                  </w:rPr>
                  <w:t>7</w:t>
                </w:r>
                <w:r w:rsidR="000D4163">
                  <w:rPr>
                    <w:noProof/>
                    <w:webHidden/>
                  </w:rPr>
                  <w:fldChar w:fldCharType="end"/>
                </w:r>
              </w:hyperlink>
            </w:p>
            <w:p w14:paraId="422BF661" w14:textId="1B49E89A" w:rsidR="000D4163" w:rsidRDefault="00362967">
              <w:pPr>
                <w:pStyle w:val="Verzeichnis1"/>
                <w:tabs>
                  <w:tab w:val="left" w:pos="440"/>
                  <w:tab w:val="right" w:leader="dot" w:pos="9062"/>
                </w:tabs>
                <w:rPr>
                  <w:rFonts w:eastAsiaTheme="minorEastAsia"/>
                  <w:noProof/>
                  <w:lang w:eastAsia="de-DE"/>
                </w:rPr>
              </w:pPr>
              <w:hyperlink w:anchor="_Toc510952435" w:history="1">
                <w:r w:rsidR="000D4163" w:rsidRPr="003942F0">
                  <w:rPr>
                    <w:rStyle w:val="Hyperlink"/>
                    <w:noProof/>
                  </w:rPr>
                  <w:t>8</w:t>
                </w:r>
                <w:r w:rsidR="000D4163">
                  <w:rPr>
                    <w:rFonts w:eastAsiaTheme="minorEastAsia"/>
                    <w:noProof/>
                    <w:lang w:eastAsia="de-DE"/>
                  </w:rPr>
                  <w:tab/>
                </w:r>
                <w:r w:rsidR="000D4163" w:rsidRPr="003942F0">
                  <w:rPr>
                    <w:rStyle w:val="Hyperlink"/>
                    <w:noProof/>
                  </w:rPr>
                  <w:t>Quellenverzeichnis</w:t>
                </w:r>
                <w:r w:rsidR="000D4163">
                  <w:rPr>
                    <w:noProof/>
                    <w:webHidden/>
                  </w:rPr>
                  <w:tab/>
                </w:r>
                <w:r w:rsidR="000D4163">
                  <w:rPr>
                    <w:noProof/>
                    <w:webHidden/>
                  </w:rPr>
                  <w:fldChar w:fldCharType="begin"/>
                </w:r>
                <w:r w:rsidR="000D4163">
                  <w:rPr>
                    <w:noProof/>
                    <w:webHidden/>
                  </w:rPr>
                  <w:instrText xml:space="preserve"> PAGEREF _Toc510952435 \h </w:instrText>
                </w:r>
                <w:r w:rsidR="000D4163">
                  <w:rPr>
                    <w:noProof/>
                    <w:webHidden/>
                  </w:rPr>
                </w:r>
                <w:r w:rsidR="000D4163">
                  <w:rPr>
                    <w:noProof/>
                    <w:webHidden/>
                  </w:rPr>
                  <w:fldChar w:fldCharType="separate"/>
                </w:r>
                <w:r w:rsidR="000D4163">
                  <w:rPr>
                    <w:noProof/>
                    <w:webHidden/>
                  </w:rPr>
                  <w:t>7</w:t>
                </w:r>
                <w:r w:rsidR="000D4163">
                  <w:rPr>
                    <w:noProof/>
                    <w:webHidden/>
                  </w:rPr>
                  <w:fldChar w:fldCharType="end"/>
                </w:r>
              </w:hyperlink>
            </w:p>
            <w:p w14:paraId="23982D45" w14:textId="28C79698" w:rsidR="000F0BFD" w:rsidRPr="00F9047E" w:rsidRDefault="000F0BFD">
              <w:r w:rsidRPr="00F9047E">
                <w:rPr>
                  <w:b/>
                  <w:bCs/>
                </w:rPr>
                <w:lastRenderedPageBreak/>
                <w:fldChar w:fldCharType="end"/>
              </w:r>
            </w:p>
          </w:sdtContent>
        </w:sdt>
        <w:p w14:paraId="200D68DD" w14:textId="77777777" w:rsidR="000F0BFD" w:rsidRPr="00F9047E" w:rsidRDefault="00362967">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65F003B6" w14:textId="054DBA16" w:rsidR="001C761B" w:rsidRPr="00F9047E" w:rsidRDefault="0041301E" w:rsidP="00164E1F">
      <w:pPr>
        <w:pStyle w:val="berschrift1"/>
      </w:pPr>
      <w:bookmarkStart w:id="0" w:name="_Toc510952408"/>
      <w:r w:rsidRPr="00F9047E">
        <w:t>Vorschlagsphase</w:t>
      </w:r>
      <w:bookmarkEnd w:id="0"/>
    </w:p>
    <w:p w14:paraId="3A4165AD" w14:textId="6F16061C" w:rsidR="00561683" w:rsidRPr="00F9047E" w:rsidRDefault="00115308" w:rsidP="00561683">
      <w:r w:rsidRPr="00F9047E">
        <w:t xml:space="preserve">Die Ergebnisse der Vorschlagsphase sind an den Punkten des Dokumentes C73A </w:t>
      </w:r>
      <w:r w:rsidR="00474705" w:rsidRPr="00474705">
        <w:rPr>
          <w:color w:val="FF0000"/>
        </w:rPr>
        <w:t>(Anhang)</w:t>
      </w:r>
      <w:r w:rsidR="00474705">
        <w:t xml:space="preserve"> </w:t>
      </w:r>
      <w:r w:rsidRPr="00F9047E">
        <w:t xml:space="preserve">orientiert. </w:t>
      </w:r>
    </w:p>
    <w:p w14:paraId="45B7A135" w14:textId="3E7875E8" w:rsidR="00D16F71" w:rsidRPr="00F9047E" w:rsidRDefault="00D16F71" w:rsidP="00561683">
      <w:r w:rsidRPr="00F9047E">
        <w:t>Es soll ein Widerstandsrechner als Konsolenanwendung erstellt werden. Die Realisierung soll mit vollem Dokumentationsumfang und in Gruppen-/ Partnerarbeit entstehen.</w:t>
      </w:r>
    </w:p>
    <w:p w14:paraId="2E50099E" w14:textId="1C5B16D9" w:rsidR="00D16F71" w:rsidRPr="00F9047E" w:rsidRDefault="00E7682D" w:rsidP="00561683">
      <w:r w:rsidRPr="00F9047E">
        <w:t>Das Projektergebnis soll eine vollständige Dokumentation und das Produkt selbst enthalten.</w:t>
      </w:r>
    </w:p>
    <w:p w14:paraId="79E6828C" w14:textId="41C387DD" w:rsidR="00054410" w:rsidRPr="00F9047E" w:rsidDel="00877961" w:rsidRDefault="00054410" w:rsidP="00054410">
      <w:pPr>
        <w:rPr>
          <w:del w:id="1" w:author="Tim" w:date="2018-04-08T16:20:00Z"/>
        </w:rPr>
      </w:pPr>
    </w:p>
    <w:p w14:paraId="00656634" w14:textId="2A097734" w:rsidR="003B7B17" w:rsidRPr="00F9047E" w:rsidRDefault="00E7637D" w:rsidP="00164E1F">
      <w:pPr>
        <w:pStyle w:val="berschrift1"/>
      </w:pPr>
      <w:bookmarkStart w:id="2" w:name="_Toc510952409"/>
      <w:r w:rsidRPr="00F9047E">
        <w:t>Planungsphase</w:t>
      </w:r>
      <w:bookmarkEnd w:id="2"/>
    </w:p>
    <w:p w14:paraId="482EC7FA" w14:textId="00ECCE7E" w:rsidR="00E7637D" w:rsidRPr="00F9047E" w:rsidRDefault="00F9047E" w:rsidP="00757378">
      <w:pPr>
        <w:pStyle w:val="berschrift2"/>
      </w:pPr>
      <w:bookmarkStart w:id="3" w:name="_Toc510952410"/>
      <w:r w:rsidRPr="00F9047E">
        <w:t>Arbeits- und Zeitplan</w:t>
      </w:r>
      <w:bookmarkEnd w:id="3"/>
    </w:p>
    <w:p w14:paraId="17BA5F90" w14:textId="1B816536" w:rsidR="00F9047E" w:rsidRDefault="00453E52" w:rsidP="00F9047E">
      <w:r>
        <w:t xml:space="preserve">Die Arbeitsplanung orientiert sich, ebenso wie diese Dokumentation, an der </w:t>
      </w:r>
      <w:r w:rsidR="00D93A72">
        <w:t>Projektplanungsvorlage gemäß O31F.</w:t>
      </w:r>
    </w:p>
    <w:p w14:paraId="4E149950" w14:textId="604C0B2F" w:rsidR="009D3E77" w:rsidRDefault="00712C29" w:rsidP="00F9047E">
      <w:pPr>
        <w:rPr>
          <w:ins w:id="4" w:author="Jens Höcker" w:date="2018-04-08T12:28:00Z"/>
        </w:rPr>
      </w:pPr>
      <w:r>
        <w:t xml:space="preserve">Der geplante Zeitumfang liegt bei vier Zeiteinheiten zu je 90 Minuten. </w:t>
      </w:r>
      <w:r w:rsidR="00445EFC">
        <w:t xml:space="preserve">Die Dokumentation als Gesamtergebnis wird über die gesamte Dauer des Projektes erstellt. </w:t>
      </w:r>
    </w:p>
    <w:p w14:paraId="6055EFD3" w14:textId="2C95F763" w:rsidR="001C0968" w:rsidRDefault="001C0968" w:rsidP="00F9047E">
      <w:ins w:id="5" w:author="Jens Höcker" w:date="2018-04-08T12:28:00Z">
        <w:r>
          <w:t>Die Realisierung des eigentlichen Produktes erfolgt ab der dritten Arbeitsphase in An</w:t>
        </w:r>
      </w:ins>
      <w:ins w:id="6" w:author="Jens Höcker" w:date="2018-04-08T12:29:00Z">
        <w:r>
          <w:t xml:space="preserve">lehnung an den Ablauf einer Projektrealisierung angelehnt. Die </w:t>
        </w:r>
      </w:ins>
      <w:ins w:id="7" w:author="Jens Höcker" w:date="2018-04-08T12:30:00Z">
        <w:r>
          <w:t>E</w:t>
        </w:r>
      </w:ins>
      <w:ins w:id="8" w:author="Jens Höcker" w:date="2018-04-08T12:29:00Z">
        <w:r>
          <w:t xml:space="preserve">rfüllung der Kann-Kriterien ist als </w:t>
        </w:r>
      </w:ins>
      <w:ins w:id="9" w:author="Jens Höcker" w:date="2018-04-08T12:30:00Z">
        <w:r>
          <w:t>zusätzliche Arbeitsleistung geplant.</w:t>
        </w:r>
      </w:ins>
    </w:p>
    <w:p w14:paraId="71F6A2D7" w14:textId="1D0C530F" w:rsidR="00031ACF" w:rsidRDefault="00031ACF" w:rsidP="00757378">
      <w:pPr>
        <w:pStyle w:val="berschrift2"/>
      </w:pPr>
      <w:bookmarkStart w:id="10" w:name="_Toc510952411"/>
      <w:r>
        <w:t>Ist-Beschreibung</w:t>
      </w:r>
      <w:bookmarkEnd w:id="10"/>
    </w:p>
    <w:p w14:paraId="5B3FB93F" w14:textId="71B9E0C1" w:rsidR="001C0968" w:rsidDel="00877961" w:rsidRDefault="00031ACF" w:rsidP="00031ACF">
      <w:pPr>
        <w:rPr>
          <w:ins w:id="11" w:author="Jens Höcker" w:date="2018-04-08T12:35:00Z"/>
          <w:del w:id="12" w:author="Tim" w:date="2018-04-08T16:20:00Z"/>
        </w:rPr>
      </w:pPr>
      <w:del w:id="13" w:author="Jens Höcker" w:date="2018-04-08T12:34:00Z">
        <w:r w:rsidRPr="007C40A9" w:rsidDel="001C0968">
          <w:delText xml:space="preserve">Die aktuelle Situation </w:delText>
        </w:r>
        <w:r w:rsidR="007C40A9" w:rsidRPr="007C40A9" w:rsidDel="001C0968">
          <w:delText>beinhaltet ke</w:delText>
        </w:r>
        <w:r w:rsidR="007C40A9" w:rsidDel="001C0968">
          <w:delText>ine vorhandene Lösung. Die E</w:delText>
        </w:r>
        <w:r w:rsidR="00CD7C72" w:rsidDel="001C0968">
          <w:delText>n</w:delText>
        </w:r>
        <w:r w:rsidR="007C40A9" w:rsidDel="001C0968">
          <w:delText xml:space="preserve">twicklung basiert also auf der Projektgrundlage ohne existierendes Vorbild. </w:delText>
        </w:r>
      </w:del>
    </w:p>
    <w:p w14:paraId="7CDB217D" w14:textId="73B21B40" w:rsidR="00031ACF" w:rsidRDefault="001C0968" w:rsidP="00031ACF">
      <w:ins w:id="14" w:author="Jens Höcker" w:date="2018-04-08T12:35:00Z">
        <w:r>
          <w:t xml:space="preserve">Die aktuelle </w:t>
        </w:r>
      </w:ins>
      <w:ins w:id="15" w:author="Jens Höcker" w:date="2018-04-08T12:37:00Z">
        <w:r>
          <w:t>Bestimmung</w:t>
        </w:r>
      </w:ins>
      <w:ins w:id="16" w:author="Jens Höcker" w:date="2018-04-08T12:35:00Z">
        <w:r>
          <w:t xml:space="preserve"> eines Widerstandwertes ist die Berechnung von Hand mithilfe einer Tabelle. Das </w:t>
        </w:r>
      </w:ins>
      <w:ins w:id="17" w:author="Jens Höcker" w:date="2018-04-08T12:37:00Z">
        <w:r>
          <w:t>Berechnungen</w:t>
        </w:r>
      </w:ins>
      <w:ins w:id="18" w:author="Jens Höcker" w:date="2018-04-08T12:35:00Z">
        <w:r>
          <w:t xml:space="preserve"> von </w:t>
        </w:r>
      </w:ins>
      <w:ins w:id="19" w:author="Jens Höcker" w:date="2018-04-08T12:37:00Z">
        <w:r>
          <w:t>Hand</w:t>
        </w:r>
      </w:ins>
      <w:ins w:id="20" w:author="Jens Höcker" w:date="2018-04-08T12:36:00Z">
        <w:r>
          <w:t xml:space="preserve"> ist aufwendig und soll durch das Produkt ersetzt werden. Der hierfür notwendige Datenstamm ist einem </w:t>
        </w:r>
        <w:r w:rsidRPr="001C0968">
          <w:rPr>
            <w:color w:val="FF0000"/>
            <w:rPrChange w:id="21" w:author="Jens Höcker" w:date="2018-04-08T12:36:00Z">
              <w:rPr/>
            </w:rPrChange>
          </w:rPr>
          <w:t>Tabell</w:t>
        </w:r>
      </w:ins>
      <w:ins w:id="22" w:author="Jens Höcker" w:date="2018-04-08T12:37:00Z">
        <w:r>
          <w:rPr>
            <w:color w:val="FF0000"/>
          </w:rPr>
          <w:t>e</w:t>
        </w:r>
      </w:ins>
      <w:ins w:id="23" w:author="Jens Höcker" w:date="2018-04-08T12:36:00Z">
        <w:r w:rsidRPr="001C0968">
          <w:rPr>
            <w:color w:val="FF0000"/>
            <w:rPrChange w:id="24" w:author="Jens Höcker" w:date="2018-04-08T12:36:00Z">
              <w:rPr/>
            </w:rPrChange>
          </w:rPr>
          <w:t>nbuch</w:t>
        </w:r>
        <w:r>
          <w:t xml:space="preserve"> entnommen.</w:t>
        </w:r>
      </w:ins>
      <w:ins w:id="25" w:author="Jens Höcker" w:date="2018-04-08T12:31:00Z">
        <w:r>
          <w:t xml:space="preserve"> </w:t>
        </w:r>
      </w:ins>
    </w:p>
    <w:p w14:paraId="7B710E49" w14:textId="7C1205F5" w:rsidR="007C40A9" w:rsidRDefault="00CD7C72" w:rsidP="00757378">
      <w:pPr>
        <w:pStyle w:val="berschrift2"/>
      </w:pPr>
      <w:bookmarkStart w:id="26" w:name="_Toc510952412"/>
      <w:r>
        <w:t>Pflichtenheft</w:t>
      </w:r>
      <w:bookmarkEnd w:id="26"/>
    </w:p>
    <w:p w14:paraId="5A7B783F" w14:textId="3B3398CB" w:rsidR="00CD7C72" w:rsidRDefault="00315109" w:rsidP="00CD7C72">
      <w:r w:rsidRPr="00315109">
        <w:t xml:space="preserve">Das Pflichtenheft ist </w:t>
      </w:r>
      <w:r>
        <w:t xml:space="preserve">an Abschnitt zwei (von C73A </w:t>
      </w:r>
      <w:r>
        <w:rPr>
          <w:color w:val="FF0000"/>
        </w:rPr>
        <w:t>–</w:t>
      </w:r>
      <w:r w:rsidRPr="00315109">
        <w:rPr>
          <w:color w:val="FF0000"/>
        </w:rPr>
        <w:t xml:space="preserve"> Reff</w:t>
      </w:r>
      <w:r>
        <w:rPr>
          <w:color w:val="FF0000"/>
        </w:rPr>
        <w:t xml:space="preserve">) </w:t>
      </w:r>
      <w:r w:rsidR="003261B5">
        <w:t xml:space="preserve">angelehnt. </w:t>
      </w:r>
      <w:del w:id="27" w:author="Jens Höcker" w:date="2018-04-08T12:37:00Z">
        <w:r w:rsidR="003261B5" w:rsidDel="001C0968">
          <w:delText>D</w:delText>
        </w:r>
      </w:del>
      <w:ins w:id="28" w:author="Jens Höcker" w:date="2018-04-08T12:37:00Z">
        <w:r w:rsidR="001C0968">
          <w:t xml:space="preserve">Im </w:t>
        </w:r>
        <w:proofErr w:type="spellStart"/>
        <w:r w:rsidR="001C0968">
          <w:t>folgenden</w:t>
        </w:r>
        <w:proofErr w:type="spellEnd"/>
        <w:r w:rsidR="001C0968">
          <w:t xml:space="preserve"> d</w:t>
        </w:r>
      </w:ins>
      <w:r w:rsidR="003261B5">
        <w:t>ie Zielfestschreibung als Muss</w:t>
      </w:r>
      <w:r w:rsidR="0045006B">
        <w:t>-</w:t>
      </w:r>
      <w:r w:rsidR="003261B5">
        <w:t>Kriterien:</w:t>
      </w:r>
    </w:p>
    <w:p w14:paraId="52A7ED8F" w14:textId="7EA20569" w:rsidR="0045006B" w:rsidRDefault="00235104" w:rsidP="00442AF5">
      <w:pPr>
        <w:pStyle w:val="Listenabsatz"/>
        <w:numPr>
          <w:ilvl w:val="0"/>
          <w:numId w:val="5"/>
        </w:numPr>
      </w:pPr>
      <w:r>
        <w:t xml:space="preserve">Die Implementation des Produktes (Software) </w:t>
      </w:r>
      <w:r w:rsidR="00442AF5">
        <w:t xml:space="preserve">ist in </w:t>
      </w:r>
      <w:r w:rsidR="00A07658">
        <w:t>ANSI-</w:t>
      </w:r>
      <w:r w:rsidR="00442AF5">
        <w:t>C zu realisieren</w:t>
      </w:r>
    </w:p>
    <w:p w14:paraId="78878FB6" w14:textId="643EA760" w:rsidR="003261B5" w:rsidRDefault="00C75DBE" w:rsidP="003261B5">
      <w:pPr>
        <w:pStyle w:val="Listenabsatz"/>
        <w:numPr>
          <w:ilvl w:val="0"/>
          <w:numId w:val="5"/>
        </w:numPr>
      </w:pPr>
      <w:r>
        <w:t xml:space="preserve">Eingabe: Eine Zeichenkette für einen Widerstandswert. Die </w:t>
      </w:r>
      <w:r w:rsidR="0045006B">
        <w:t>e</w:t>
      </w:r>
      <w:r>
        <w:t xml:space="preserve">inzelnen </w:t>
      </w:r>
      <w:r w:rsidR="0045006B">
        <w:t>F</w:t>
      </w:r>
      <w:r w:rsidR="00E61B8C">
        <w:t>a</w:t>
      </w:r>
      <w:r>
        <w:t>rben sollen als Worte repräsentiert und durch „</w:t>
      </w:r>
      <w:proofErr w:type="gramStart"/>
      <w:r w:rsidR="00E61B8C">
        <w:t>-„</w:t>
      </w:r>
      <w:r>
        <w:t xml:space="preserve"> getrennt</w:t>
      </w:r>
      <w:proofErr w:type="gramEnd"/>
      <w:r>
        <w:t xml:space="preserve"> werden.</w:t>
      </w:r>
    </w:p>
    <w:p w14:paraId="2091C2F5" w14:textId="0291364D" w:rsidR="00E61B8C" w:rsidRDefault="00E61B8C" w:rsidP="003261B5">
      <w:pPr>
        <w:pStyle w:val="Listenabsatz"/>
        <w:numPr>
          <w:ilvl w:val="0"/>
          <w:numId w:val="5"/>
        </w:numPr>
      </w:pPr>
      <w:r>
        <w:t xml:space="preserve">Die genannte Zeichenkette ist als </w:t>
      </w:r>
      <w:r w:rsidR="00722D22">
        <w:t xml:space="preserve">gesamte Eingabe zu </w:t>
      </w:r>
      <w:r w:rsidR="001147FF">
        <w:t>v</w:t>
      </w:r>
      <w:r w:rsidR="00722D22">
        <w:t>erarbeiten</w:t>
      </w:r>
    </w:p>
    <w:p w14:paraId="7FC2D2C6" w14:textId="7EB1B028" w:rsidR="00722D22" w:rsidRDefault="00722D22" w:rsidP="003261B5">
      <w:pPr>
        <w:pStyle w:val="Listenabsatz"/>
        <w:numPr>
          <w:ilvl w:val="0"/>
          <w:numId w:val="5"/>
        </w:numPr>
      </w:pPr>
      <w:r>
        <w:t>Das Phasenmodell soll als Planungsgrundlage verwendet werden</w:t>
      </w:r>
    </w:p>
    <w:p w14:paraId="01BFF123" w14:textId="09D2F088" w:rsidR="00722D22" w:rsidRDefault="004A32B1" w:rsidP="004A32B1">
      <w:pPr>
        <w:pStyle w:val="Listenabsatz"/>
        <w:numPr>
          <w:ilvl w:val="0"/>
          <w:numId w:val="5"/>
        </w:numPr>
      </w:pPr>
      <w:r>
        <w:t>Realisierung des Projektes unter Anwendung des Top-Down Modells</w:t>
      </w:r>
    </w:p>
    <w:p w14:paraId="7C625969" w14:textId="7AF3A6C2" w:rsidR="004A32B1" w:rsidRDefault="003C3492" w:rsidP="004A32B1">
      <w:pPr>
        <w:pStyle w:val="Listenabsatz"/>
        <w:numPr>
          <w:ilvl w:val="0"/>
          <w:numId w:val="5"/>
        </w:numPr>
      </w:pPr>
      <w:r>
        <w:t>Zur Implementation ist die C-Standard Bibliothek zu verwenden</w:t>
      </w:r>
    </w:p>
    <w:p w14:paraId="70514D6B" w14:textId="5C96DE53" w:rsidR="00442AF5" w:rsidRDefault="00E45009" w:rsidP="004A32B1">
      <w:pPr>
        <w:pStyle w:val="Listenabsatz"/>
        <w:numPr>
          <w:ilvl w:val="0"/>
          <w:numId w:val="5"/>
        </w:numPr>
      </w:pPr>
      <w:r>
        <w:t>I18N und L10N ist nach Möglichkeit anzuwenden</w:t>
      </w:r>
      <w:r w:rsidR="00533AE4">
        <w:t xml:space="preserve"> (</w:t>
      </w:r>
      <w:r w:rsidR="00532C4A">
        <w:t>Internationalisierung und Lokalisierung)</w:t>
      </w:r>
    </w:p>
    <w:p w14:paraId="1AA5F40C" w14:textId="76A23E28" w:rsidR="00E45009" w:rsidRDefault="00E45009" w:rsidP="004A32B1">
      <w:pPr>
        <w:pStyle w:val="Listenabsatz"/>
        <w:numPr>
          <w:ilvl w:val="0"/>
          <w:numId w:val="5"/>
        </w:numPr>
      </w:pPr>
      <w:r>
        <w:t xml:space="preserve">Die Verwendung von </w:t>
      </w:r>
      <w:r w:rsidR="00385369">
        <w:t>globalen Variablen und Sprüngen ist zu vermeiden</w:t>
      </w:r>
    </w:p>
    <w:p w14:paraId="49376F4E" w14:textId="787CEA4D" w:rsidR="000E0819" w:rsidRDefault="00A76F0F" w:rsidP="004A32B1">
      <w:pPr>
        <w:pStyle w:val="Listenabsatz"/>
        <w:numPr>
          <w:ilvl w:val="0"/>
          <w:numId w:val="5"/>
        </w:numPr>
      </w:pPr>
      <w:r>
        <w:t xml:space="preserve">Zu jeder Funktion </w:t>
      </w:r>
      <w:ins w:id="29" w:author="Jens Höcker" w:date="2018-04-08T12:39:00Z">
        <w:r w:rsidR="00A85AE5">
          <w:t xml:space="preserve">(der Hilfestellung) </w:t>
        </w:r>
      </w:ins>
      <w:r>
        <w:t>der Implementation soll eine Testsoftware existieren</w:t>
      </w:r>
    </w:p>
    <w:p w14:paraId="49CBC976" w14:textId="01CEC821" w:rsidR="00ED5B61" w:rsidRDefault="00ED5B61" w:rsidP="00ED5B61">
      <w:r>
        <w:lastRenderedPageBreak/>
        <w:t>Folgend die Auflistung der Kann-Kriterien:</w:t>
      </w:r>
    </w:p>
    <w:p w14:paraId="74E055C7" w14:textId="2387AC5B" w:rsidR="00ED5B61" w:rsidRDefault="000D5310" w:rsidP="00ED5B61">
      <w:pPr>
        <w:pStyle w:val="Listenabsatz"/>
        <w:numPr>
          <w:ilvl w:val="0"/>
          <w:numId w:val="5"/>
        </w:numPr>
      </w:pPr>
      <w:r>
        <w:t xml:space="preserve">Als Eingabe sind auch die Kürzel gem. </w:t>
      </w:r>
      <w:ins w:id="30" w:author="Jens Höcker" w:date="2018-04-08T12:38:00Z">
        <w:r w:rsidR="00A85AE5" w:rsidRPr="00A85AE5">
          <w:rPr>
            <w:rPrChange w:id="31" w:author="Jens Höcker" w:date="2018-04-08T12:39:00Z">
              <w:rPr>
                <w:color w:val="FF0000"/>
              </w:rPr>
            </w:rPrChange>
          </w:rPr>
          <w:t>DIN 47002 oder auch IEC 60</w:t>
        </w:r>
      </w:ins>
      <w:ins w:id="32" w:author="Jens Höcker" w:date="2018-04-08T12:39:00Z">
        <w:r w:rsidR="00A85AE5" w:rsidRPr="00A85AE5">
          <w:rPr>
            <w:rPrChange w:id="33" w:author="Jens Höcker" w:date="2018-04-08T12:39:00Z">
              <w:rPr>
                <w:color w:val="FF0000"/>
              </w:rPr>
            </w:rPrChange>
          </w:rPr>
          <w:t>757</w:t>
        </w:r>
      </w:ins>
      <w:del w:id="34" w:author="Jens Höcker" w:date="2018-04-08T12:38:00Z">
        <w:r w:rsidDel="00A85AE5">
          <w:delText>IEC</w:delText>
        </w:r>
        <w:r w:rsidRPr="00F559C3" w:rsidDel="00A85AE5">
          <w:rPr>
            <w:color w:val="FF0000"/>
          </w:rPr>
          <w:delText xml:space="preserve"> XXX</w:delText>
        </w:r>
      </w:del>
      <w:r w:rsidR="00E828B4" w:rsidRPr="00F559C3">
        <w:rPr>
          <w:color w:val="FF0000"/>
        </w:rPr>
        <w:t xml:space="preserve"> </w:t>
      </w:r>
      <w:r w:rsidR="00E828B4">
        <w:t>möglich</w:t>
      </w:r>
    </w:p>
    <w:p w14:paraId="18050C88" w14:textId="0BF16C24" w:rsidR="00E828B4" w:rsidRDefault="00E828B4" w:rsidP="00ED5B61">
      <w:pPr>
        <w:pStyle w:val="Listenabsatz"/>
        <w:numPr>
          <w:ilvl w:val="0"/>
          <w:numId w:val="5"/>
        </w:numPr>
      </w:pPr>
      <w:r>
        <w:t>Groß und Kleinschreibung sollten egal sein</w:t>
      </w:r>
    </w:p>
    <w:p w14:paraId="158B7D95" w14:textId="7D2D6CDA" w:rsidR="00354521" w:rsidRDefault="00354521" w:rsidP="00354521">
      <w:pPr>
        <w:pStyle w:val="Listenabsatz"/>
        <w:numPr>
          <w:ilvl w:val="0"/>
          <w:numId w:val="5"/>
        </w:numPr>
      </w:pPr>
      <w:r>
        <w:t>Unterscheidung zwischen Kohle-</w:t>
      </w:r>
      <w:r w:rsidR="00B344D7">
        <w:t>,</w:t>
      </w:r>
      <w:r>
        <w:t xml:space="preserve"> Metallschicht und Präzisionswiderständen</w:t>
      </w:r>
    </w:p>
    <w:p w14:paraId="0902FC25" w14:textId="5EC54A28" w:rsidR="00354521" w:rsidRDefault="001B5949" w:rsidP="00354521">
      <w:pPr>
        <w:pStyle w:val="Listenabsatz"/>
        <w:numPr>
          <w:ilvl w:val="0"/>
          <w:numId w:val="5"/>
        </w:numPr>
        <w:rPr>
          <w:ins w:id="35" w:author="Jens Höcker" w:date="2018-04-08T12:40:00Z"/>
        </w:rPr>
      </w:pPr>
      <w:r>
        <w:t>Die Realisierung einer grafischen Oberfläche ist vorerst nicht angedacht</w:t>
      </w:r>
    </w:p>
    <w:p w14:paraId="51BAD904" w14:textId="4DA2AC7E" w:rsidR="00A85AE5" w:rsidRDefault="00A85AE5" w:rsidP="00354521">
      <w:pPr>
        <w:pStyle w:val="Listenabsatz"/>
        <w:numPr>
          <w:ilvl w:val="0"/>
          <w:numId w:val="5"/>
        </w:numPr>
      </w:pPr>
      <w:ins w:id="36" w:author="Jens Höcker" w:date="2018-04-08T12:40:00Z">
        <w:r>
          <w:t>Zusätzliche Erweiterung von Funktionalitäten</w:t>
        </w:r>
      </w:ins>
      <w:ins w:id="37" w:author="Jens Höcker" w:date="2018-04-08T12:41:00Z">
        <w:r>
          <w:t xml:space="preserve"> die praktisch sein können</w:t>
        </w:r>
      </w:ins>
    </w:p>
    <w:p w14:paraId="03D76ABF" w14:textId="3137BACF" w:rsidR="00D72206" w:rsidRPr="00A07658" w:rsidRDefault="0058279B" w:rsidP="00164E1F">
      <w:pPr>
        <w:pStyle w:val="berschrift1"/>
      </w:pPr>
      <w:bookmarkStart w:id="38" w:name="_Toc510952413"/>
      <w:r w:rsidRPr="00757378">
        <w:t>Konzeptphase</w:t>
      </w:r>
      <w:bookmarkEnd w:id="38"/>
    </w:p>
    <w:p w14:paraId="27A0ADA1" w14:textId="72ECDC96" w:rsidR="0058279B" w:rsidRDefault="004D63C0" w:rsidP="00757378">
      <w:pPr>
        <w:pStyle w:val="berschrift2"/>
      </w:pPr>
      <w:bookmarkStart w:id="39" w:name="_Toc510952414"/>
      <w:r w:rsidRPr="00757378">
        <w:t>Überblick</w:t>
      </w:r>
      <w:bookmarkEnd w:id="39"/>
    </w:p>
    <w:p w14:paraId="45261DF5" w14:textId="25CBE31D" w:rsidR="00EB2D1F" w:rsidRPr="00EB2D1F" w:rsidRDefault="00EE5456" w:rsidP="00DB7E00">
      <w:r>
        <w:t xml:space="preserve">Die Realisierung des geforderten Produktes (Software) </w:t>
      </w:r>
      <w:r w:rsidR="00E66274">
        <w:t xml:space="preserve">muss gemäß Pflichtenheft in C erfolgen. </w:t>
      </w:r>
      <w:r w:rsidR="00500B80">
        <w:t xml:space="preserve">Des </w:t>
      </w:r>
      <w:r w:rsidR="001147FF">
        <w:t>Weiteren ist neben dem Kernprodukt</w:t>
      </w:r>
      <w:r w:rsidR="00E66274">
        <w:t xml:space="preserve"> </w:t>
      </w:r>
      <w:r w:rsidR="001147FF">
        <w:t xml:space="preserve">auch </w:t>
      </w:r>
      <w:r w:rsidR="00FA31EE">
        <w:t xml:space="preserve">Testsoftware gefordert. Die einzelnen Produktbestandteile werden jeweils entwickelt, implementiert und </w:t>
      </w:r>
      <w:r w:rsidR="000E0819">
        <w:t>anschließend</w:t>
      </w:r>
      <w:r w:rsidR="00FA31EE">
        <w:t xml:space="preserve"> </w:t>
      </w:r>
      <w:r w:rsidR="000E0819">
        <w:t>getestet.</w:t>
      </w:r>
    </w:p>
    <w:p w14:paraId="638EE80E" w14:textId="32D780E5" w:rsidR="001B5949" w:rsidRDefault="00EB2D1F" w:rsidP="00757378">
      <w:pPr>
        <w:pStyle w:val="berschrift2"/>
      </w:pPr>
      <w:bookmarkStart w:id="40" w:name="_Toc510952415"/>
      <w:r>
        <w:t>Grobentwurf</w:t>
      </w:r>
      <w:r w:rsidR="006E3149">
        <w:t xml:space="preserve"> der Dokumentation</w:t>
      </w:r>
      <w:bookmarkEnd w:id="40"/>
    </w:p>
    <w:p w14:paraId="3504C4F7" w14:textId="2EBFA040" w:rsidR="00637198" w:rsidRDefault="00637198" w:rsidP="00757378">
      <w:pPr>
        <w:pStyle w:val="berschrift3"/>
      </w:pPr>
      <w:bookmarkStart w:id="41" w:name="_Toc510952416"/>
      <w:r w:rsidRPr="00757378">
        <w:t>Komplett</w:t>
      </w:r>
      <w:bookmarkEnd w:id="41"/>
    </w:p>
    <w:p w14:paraId="08738BC6" w14:textId="38653A49" w:rsidR="00637198" w:rsidRDefault="00637198" w:rsidP="00637198">
      <w:r>
        <w:t xml:space="preserve">Eine Dokumentation könnte im gesamten Umfang erfolgen. Dies bedeutet, dass sämtliche Funktionen Datenmodelle und </w:t>
      </w:r>
      <w:r w:rsidR="00B47755">
        <w:t xml:space="preserve">Programmstrukturen sowie Abläufe einzeln entworfen, geplant, dokumentiert und </w:t>
      </w:r>
      <w:r w:rsidR="00221DD7">
        <w:t>letztendlich</w:t>
      </w:r>
      <w:r w:rsidR="00B47755">
        <w:t xml:space="preserve"> impleme</w:t>
      </w:r>
      <w:r w:rsidR="00221DD7">
        <w:t>n</w:t>
      </w:r>
      <w:r w:rsidR="00B47755">
        <w:t>tiert werden.</w:t>
      </w:r>
      <w:r w:rsidR="00426E12">
        <w:t xml:space="preserve"> Dies gilt für alle Besta</w:t>
      </w:r>
      <w:r w:rsidR="00221DD7">
        <w:t>n</w:t>
      </w:r>
      <w:r w:rsidR="00426E12">
        <w:t>dteile des eigentlichen Produktes sowie der geforderten Testsoftware.</w:t>
      </w:r>
    </w:p>
    <w:p w14:paraId="6C4AE1D9" w14:textId="30D3E6A7" w:rsidR="00426E12" w:rsidRDefault="005C0B14" w:rsidP="00757378">
      <w:pPr>
        <w:pStyle w:val="berschrift3"/>
      </w:pPr>
      <w:bookmarkStart w:id="42" w:name="_Toc510952417"/>
      <w:r>
        <w:t>Planungsorientiert</w:t>
      </w:r>
      <w:bookmarkEnd w:id="42"/>
    </w:p>
    <w:p w14:paraId="46074F9E" w14:textId="28EAE7C7" w:rsidR="00B344D7" w:rsidRDefault="005C0B14" w:rsidP="005C0B14">
      <w:r>
        <w:t>Die Realisierung erfolgt anhand von Dokumentation. Die Dokumentation sollte den Gesamtablauf des Programmes besch</w:t>
      </w:r>
      <w:r w:rsidR="00720D8B">
        <w:t>reiben. Des</w:t>
      </w:r>
      <w:r w:rsidR="00221DD7">
        <w:t xml:space="preserve"> W</w:t>
      </w:r>
      <w:r w:rsidR="00720D8B">
        <w:t xml:space="preserve">eiteren sind die </w:t>
      </w:r>
      <w:r w:rsidR="006E3149">
        <w:t>einzelnen</w:t>
      </w:r>
      <w:r w:rsidR="00720D8B">
        <w:t xml:space="preserve"> Bestandteile (Funktionen)</w:t>
      </w:r>
      <w:r w:rsidR="00B344D7">
        <w:t xml:space="preserve"> in ihren Schnittstellen vorgege</w:t>
      </w:r>
      <w:r w:rsidR="006E3149">
        <w:t>be</w:t>
      </w:r>
      <w:r w:rsidR="00B344D7">
        <w:t xml:space="preserve">n und das </w:t>
      </w:r>
      <w:r w:rsidR="006E3149">
        <w:t>Zusammenspiel</w:t>
      </w:r>
      <w:r w:rsidR="00B344D7">
        <w:t xml:space="preserve"> modelliert</w:t>
      </w:r>
      <w:ins w:id="43" w:author="Jens Höcker" w:date="2018-04-08T12:42:00Z">
        <w:r w:rsidR="00A85AE5">
          <w:t xml:space="preserve">. Die Gesamtfunktion ist in einem </w:t>
        </w:r>
        <w:r w:rsidR="00A85AE5" w:rsidRPr="00A85AE5">
          <w:rPr>
            <w:color w:val="FF0000"/>
            <w:rPrChange w:id="44" w:author="Jens Höcker" w:date="2018-04-08T12:42:00Z">
              <w:rPr/>
            </w:rPrChange>
          </w:rPr>
          <w:t>Ablaufdiagramm</w:t>
        </w:r>
        <w:r w:rsidR="00A85AE5">
          <w:t xml:space="preserve"> geplant und dokumentiert. </w:t>
        </w:r>
      </w:ins>
    </w:p>
    <w:p w14:paraId="50E64F29" w14:textId="77777777" w:rsidR="0058327F" w:rsidRDefault="0058327F" w:rsidP="00757378">
      <w:pPr>
        <w:pStyle w:val="berschrift3"/>
      </w:pPr>
      <w:bookmarkStart w:id="45" w:name="_Toc510952418"/>
      <w:r>
        <w:t>Produktionsorientiert</w:t>
      </w:r>
      <w:bookmarkEnd w:id="45"/>
    </w:p>
    <w:p w14:paraId="44BDDD63" w14:textId="77777777" w:rsidR="003C2065" w:rsidRDefault="003C2065" w:rsidP="003C2065">
      <w:r>
        <w:t>Die Dokumentation wird soweit beschränkt wie es nötig ist. Die Detailstruktur entsteht bei der Realisierung.</w:t>
      </w:r>
    </w:p>
    <w:p w14:paraId="090C5351" w14:textId="06E54FF3" w:rsidR="00F7046E" w:rsidRDefault="006E3149" w:rsidP="00757378">
      <w:pPr>
        <w:pStyle w:val="berschrift2"/>
      </w:pPr>
      <w:bookmarkStart w:id="46" w:name="_Toc510952419"/>
      <w:r>
        <w:t>Grobentwurf des Produktes</w:t>
      </w:r>
      <w:bookmarkEnd w:id="46"/>
    </w:p>
    <w:p w14:paraId="2638DF37" w14:textId="751051C3" w:rsidR="006E3149" w:rsidRDefault="006E3149" w:rsidP="006E3149">
      <w:r>
        <w:t xml:space="preserve">Das Produkt </w:t>
      </w:r>
      <w:r w:rsidR="00103672">
        <w:t>soll sich an das Pflichtenheft halten. Die Erfüllung der Kann-</w:t>
      </w:r>
      <w:r w:rsidR="00AA370D">
        <w:t>Kriterien</w:t>
      </w:r>
      <w:r w:rsidR="00103672">
        <w:t xml:space="preserve"> ist angestrebt und von der </w:t>
      </w:r>
      <w:r w:rsidR="00AA370D">
        <w:t>Realisierbarkeit der vorgegebenen Zeitplanung abhängig.</w:t>
      </w:r>
    </w:p>
    <w:p w14:paraId="0E1DA66C" w14:textId="31AECA5B" w:rsidR="000F6658" w:rsidRDefault="00B34F1E" w:rsidP="006E3149">
      <w:r>
        <w:t>Es werden zwei Programmversionen angelegt. Die Grundversion er</w:t>
      </w:r>
      <w:r w:rsidR="0006375A">
        <w:t>f</w:t>
      </w:r>
      <w:r>
        <w:t xml:space="preserve">üllt die Grundanforderungen und die Berücksichtigung von Kürzeln. Die Vollversion </w:t>
      </w:r>
      <w:r w:rsidR="000F3AA1">
        <w:t>berücksichtigt auch Metallschichtwiderstä</w:t>
      </w:r>
      <w:r w:rsidR="0006375A">
        <w:t>n</w:t>
      </w:r>
      <w:r w:rsidR="000F3AA1">
        <w:t xml:space="preserve">de </w:t>
      </w:r>
      <w:r w:rsidR="001F34AC">
        <w:t>sowie</w:t>
      </w:r>
      <w:r w:rsidR="000F3AA1">
        <w:t xml:space="preserve"> Präzisionswiderstände.</w:t>
      </w:r>
      <w:ins w:id="47" w:author="Jens Höcker" w:date="2018-04-08T12:44:00Z">
        <w:r w:rsidR="00A85AE5">
          <w:t xml:space="preserve"> </w:t>
        </w:r>
      </w:ins>
      <w:proofErr w:type="gramStart"/>
      <w:ins w:id="48" w:author="Jens Höcker" w:date="2018-04-08T12:45:00Z">
        <w:r w:rsidR="00A85AE5">
          <w:t xml:space="preserve">Des </w:t>
        </w:r>
        <w:proofErr w:type="spellStart"/>
        <w:r w:rsidR="00A85AE5">
          <w:t>weiteren</w:t>
        </w:r>
      </w:ins>
      <w:proofErr w:type="spellEnd"/>
      <w:proofErr w:type="gramEnd"/>
      <w:ins w:id="49" w:author="Jens Höcker" w:date="2018-04-08T12:44:00Z">
        <w:r w:rsidR="00A85AE5">
          <w:t xml:space="preserve"> enthält die Vollversion sonstige </w:t>
        </w:r>
      </w:ins>
      <w:ins w:id="50" w:author="Jens Höcker" w:date="2018-04-08T12:45:00Z">
        <w:r w:rsidR="00A85AE5">
          <w:t>Erfüllungen</w:t>
        </w:r>
      </w:ins>
      <w:ins w:id="51" w:author="Jens Höcker" w:date="2018-04-08T12:44:00Z">
        <w:r w:rsidR="00A85AE5">
          <w:t xml:space="preserve"> </w:t>
        </w:r>
      </w:ins>
      <w:ins w:id="52" w:author="Jens Höcker" w:date="2018-04-08T12:45:00Z">
        <w:r w:rsidR="00A85AE5">
          <w:t>von</w:t>
        </w:r>
      </w:ins>
      <w:ins w:id="53" w:author="Jens Höcker" w:date="2018-04-08T12:44:00Z">
        <w:r w:rsidR="00A85AE5">
          <w:t xml:space="preserve"> Kann-Kriterien und vorher nicht definierten Anforderungen wie einer Hilfe-</w:t>
        </w:r>
      </w:ins>
      <w:ins w:id="54" w:author="Jens Höcker" w:date="2018-04-08T12:45:00Z">
        <w:r w:rsidR="00A85AE5">
          <w:t xml:space="preserve">Funktion und dem berechnen des Wertebereiches eines Widerstandes. </w:t>
        </w:r>
      </w:ins>
    </w:p>
    <w:p w14:paraId="361781BD" w14:textId="78403EFB" w:rsidR="00676757" w:rsidRDefault="00676757" w:rsidP="00757378">
      <w:pPr>
        <w:pStyle w:val="berschrift2"/>
      </w:pPr>
      <w:bookmarkStart w:id="55" w:name="_Toc510952420"/>
      <w:r>
        <w:lastRenderedPageBreak/>
        <w:t>Vergleich und Votum</w:t>
      </w:r>
      <w:bookmarkEnd w:id="55"/>
    </w:p>
    <w:p w14:paraId="53BD1CB7" w14:textId="7EBE9623" w:rsidR="00676757" w:rsidRPr="00676757" w:rsidRDefault="005078D4" w:rsidP="00676757">
      <w:r>
        <w:t>Der Vergleich sowie eine interne Abstimm</w:t>
      </w:r>
      <w:r w:rsidR="00717FD1">
        <w:t>un</w:t>
      </w:r>
      <w:r>
        <w:t>g hat ergeben, das</w:t>
      </w:r>
      <w:r w:rsidR="00613ECB">
        <w:t>s</w:t>
      </w:r>
      <w:r>
        <w:t xml:space="preserve"> </w:t>
      </w:r>
      <w:r w:rsidR="001147FF">
        <w:t>in</w:t>
      </w:r>
      <w:r w:rsidR="00BE3856">
        <w:t xml:space="preserve"> Bezug auf die geforderte Komplexität des Produktes (Software) und dem gegebenen Zeitrahmen eine (</w:t>
      </w:r>
      <w:ins w:id="56" w:author="Jens Höcker" w:date="2018-04-08T12:45:00Z">
        <w:r w:rsidR="00A85AE5">
          <w:t xml:space="preserve">unter </w:t>
        </w:r>
      </w:ins>
      <w:ins w:id="57" w:author="Jens Höcker" w:date="2018-04-08T12:46:00Z">
        <w:r w:rsidR="00A85AE5">
          <w:t>2.2.2</w:t>
        </w:r>
      </w:ins>
      <w:del w:id="58" w:author="Jens Höcker" w:date="2018-04-08T12:45:00Z">
        <w:r w:rsidR="00BE3856" w:rsidDel="00A85AE5">
          <w:delText>hier so</w:delText>
        </w:r>
      </w:del>
      <w:r w:rsidR="00BE3856">
        <w:t xml:space="preserve"> gen</w:t>
      </w:r>
      <w:r w:rsidR="00717FD1">
        <w:t>a</w:t>
      </w:r>
      <w:r w:rsidR="00BE3856">
        <w:t xml:space="preserve">nnte) </w:t>
      </w:r>
      <w:r w:rsidR="00717FD1">
        <w:t>planungsorientierte Dokumentation der Planungsphase am effizientesten ist. Die Implementation soll im genannten Umfang zum vereinbarten Produkt führen.</w:t>
      </w:r>
      <w:ins w:id="59" w:author="Jens Höcker" w:date="2018-04-08T12:46:00Z">
        <w:r w:rsidR="00A85AE5">
          <w:t xml:space="preserve"> </w:t>
        </w:r>
      </w:ins>
      <w:ins w:id="60" w:author="Jens Höcker" w:date="2018-04-08T12:47:00Z">
        <w:r w:rsidR="00A85AE5">
          <w:t>Da nur die Grundvers</w:t>
        </w:r>
      </w:ins>
      <w:ins w:id="61" w:author="Jens Höcker" w:date="2018-04-08T12:48:00Z">
        <w:r w:rsidR="00A85AE5">
          <w:t>i</w:t>
        </w:r>
      </w:ins>
      <w:ins w:id="62" w:author="Jens Höcker" w:date="2018-04-08T12:47:00Z">
        <w:r w:rsidR="00A85AE5">
          <w:t>on</w:t>
        </w:r>
      </w:ins>
      <w:ins w:id="63" w:author="Jens Höcker" w:date="2018-04-08T12:48:00Z">
        <w:r w:rsidR="00A85AE5">
          <w:t xml:space="preserve"> die Funktionsaufrufe des Pflichtenheftes benutzt ist diese als Dokumentationskern </w:t>
        </w:r>
      </w:ins>
      <w:ins w:id="64" w:author="Jens Höcker" w:date="2018-04-08T12:49:00Z">
        <w:r w:rsidR="007F30F0">
          <w:t>herangezogen</w:t>
        </w:r>
      </w:ins>
      <w:ins w:id="65" w:author="Jens Höcker" w:date="2018-04-08T12:48:00Z">
        <w:r w:rsidR="00A85AE5">
          <w:t xml:space="preserve">. </w:t>
        </w:r>
      </w:ins>
    </w:p>
    <w:p w14:paraId="4C445914" w14:textId="06F72B50" w:rsidR="005C0B14" w:rsidRDefault="00720D8B" w:rsidP="00164E1F">
      <w:pPr>
        <w:pStyle w:val="berschrift1"/>
      </w:pPr>
      <w:r>
        <w:t xml:space="preserve"> </w:t>
      </w:r>
      <w:bookmarkStart w:id="66" w:name="_Toc510952421"/>
      <w:r w:rsidR="008A0178">
        <w:t>Entwurf</w:t>
      </w:r>
      <w:bookmarkEnd w:id="66"/>
    </w:p>
    <w:p w14:paraId="53454439" w14:textId="075C931F" w:rsidR="008A0178" w:rsidRDefault="00AD6915" w:rsidP="00757378">
      <w:pPr>
        <w:pStyle w:val="berschrift2"/>
      </w:pPr>
      <w:bookmarkStart w:id="67" w:name="_Toc510952422"/>
      <w:r>
        <w:t>Benutzer Interface</w:t>
      </w:r>
      <w:bookmarkEnd w:id="67"/>
    </w:p>
    <w:p w14:paraId="0584C656" w14:textId="40413E02" w:rsidR="00AD6915" w:rsidRDefault="00A679EB" w:rsidP="00AD6915">
      <w:r>
        <w:t>Das Produkt ist als Konsolenanwe</w:t>
      </w:r>
      <w:r w:rsidR="001147FF">
        <w:t>n</w:t>
      </w:r>
      <w:r>
        <w:t>dung definiert. Somit besteht das Benutzerinterface aus einer</w:t>
      </w:r>
      <w:r w:rsidR="005657E8">
        <w:t xml:space="preserve"> Konsolenanwendung die mit Dialogen die Interaktion ermöglicht. </w:t>
      </w:r>
    </w:p>
    <w:p w14:paraId="61EDBBAC" w14:textId="011EC6EE" w:rsidR="005657E8" w:rsidRDefault="005657E8" w:rsidP="00AD6915">
      <w:r>
        <w:t xml:space="preserve">Gemäß </w:t>
      </w:r>
      <w:r w:rsidR="001147FF">
        <w:t>dem Pflichtenheft</w:t>
      </w:r>
      <w:r>
        <w:t xml:space="preserve"> </w:t>
      </w:r>
      <w:r w:rsidR="00054C78">
        <w:t xml:space="preserve">kann der Benutzer, nach Aufforderung, die Farben des Widerstandes eingeben. Die Eingabe soll als Einzelne Farben (Ausgeschrieben oder nach Kann-Kriterium </w:t>
      </w:r>
      <w:r w:rsidR="00C1133C">
        <w:t xml:space="preserve">als Kurzform) jeweils durch Bindestrich getrennt erfolgen. Es ist (gemäß Kann-Kriterium) die Eingabe von Widerständen </w:t>
      </w:r>
      <w:r w:rsidR="0076609A">
        <w:t>mit 4 bis 6 Widerstandsringen möglich.</w:t>
      </w:r>
      <w:r w:rsidR="006E2F53">
        <w:t xml:space="preserve"> Der Benutzer bekommt anschließend </w:t>
      </w:r>
      <w:r w:rsidR="001E3539">
        <w:t>den Widerstandswert in geeignet</w:t>
      </w:r>
      <w:ins w:id="68" w:author="Tim" w:date="2018-04-08T16:05:00Z">
        <w:r w:rsidR="00021C1F">
          <w:t>er</w:t>
        </w:r>
      </w:ins>
      <w:r w:rsidR="001E3539">
        <w:t xml:space="preserve"> Weise zurück. Das gewählte Format ist definiert als </w:t>
      </w:r>
      <w:r w:rsidR="00487BA1">
        <w:t>1-999 (</w:t>
      </w:r>
      <w:proofErr w:type="spellStart"/>
      <w:r w:rsidR="00487BA1">
        <w:t>Exponentenzeichen</w:t>
      </w:r>
      <w:proofErr w:type="spellEnd"/>
      <w:r w:rsidR="00AB6F60">
        <w:t xml:space="preserve"> k/M/G…</w:t>
      </w:r>
      <w:r w:rsidR="00487BA1">
        <w:t xml:space="preserve">) Ohm </w:t>
      </w:r>
      <w:ins w:id="69" w:author="Tim" w:date="2018-04-08T15:38:00Z">
        <w:r w:rsidR="00C104BB">
          <w:t>±</w:t>
        </w:r>
      </w:ins>
      <w:del w:id="70" w:author="Tim" w:date="2018-04-08T15:38:00Z">
        <w:r w:rsidR="0098749D" w:rsidDel="00C104BB">
          <w:delText>+/-</w:delText>
        </w:r>
      </w:del>
      <w:r w:rsidR="0098749D">
        <w:t xml:space="preserve"> 1-99% Toleranz mit </w:t>
      </w:r>
      <w:ins w:id="71" w:author="Tim" w:date="2018-04-08T15:39:00Z">
        <w:r w:rsidR="00C104BB">
          <w:t>±</w:t>
        </w:r>
      </w:ins>
      <w:del w:id="72" w:author="Tim" w:date="2018-04-08T15:39:00Z">
        <w:r w:rsidR="0098749D" w:rsidDel="00C104BB">
          <w:delText>+</w:delText>
        </w:r>
      </w:del>
      <w:del w:id="73" w:author="Tim" w:date="2018-04-08T15:38:00Z">
        <w:r w:rsidR="0098749D" w:rsidDel="00C104BB">
          <w:delText>/-</w:delText>
        </w:r>
      </w:del>
      <w:r w:rsidR="0098749D">
        <w:t xml:space="preserve"> </w:t>
      </w:r>
      <w:del w:id="74" w:author="Jens Höcker" w:date="2018-04-08T12:50:00Z">
        <w:r w:rsidR="0098749D" w:rsidDel="007F30F0">
          <w:delText>Temperaturabweichung</w:delText>
        </w:r>
      </w:del>
      <w:ins w:id="75" w:author="Jens Höcker" w:date="2018-04-08T12:50:00Z">
        <w:r w:rsidR="007F30F0">
          <w:t>Temperaturkoeffizient in ppm</w:t>
        </w:r>
      </w:ins>
      <w:r w:rsidR="001147FF">
        <w:t>.</w:t>
      </w:r>
    </w:p>
    <w:p w14:paraId="408CE9D5" w14:textId="55E8FE3D" w:rsidR="0076609A" w:rsidRPr="00AD6915" w:rsidRDefault="006E2F53" w:rsidP="00757378">
      <w:pPr>
        <w:pStyle w:val="berschrift2"/>
      </w:pPr>
      <w:bookmarkStart w:id="76" w:name="_Toc510952423"/>
      <w:r>
        <w:t>Datenbeschreibung</w:t>
      </w:r>
      <w:bookmarkEnd w:id="76"/>
    </w:p>
    <w:p w14:paraId="194FBB66" w14:textId="527AB2F3" w:rsidR="00A76F0F" w:rsidRDefault="0080699F" w:rsidP="00A76F0F">
      <w:r>
        <w:t xml:space="preserve">Die Datenstrukturen sind </w:t>
      </w:r>
      <w:r w:rsidR="00D27125">
        <w:t xml:space="preserve">gemäß MWC-Prinzip getrennt von der Implementation der Programmfunktionen zu betrachten. </w:t>
      </w:r>
    </w:p>
    <w:p w14:paraId="483003D8" w14:textId="02FE7E7D" w:rsidR="0038715D" w:rsidRDefault="0038715D" w:rsidP="00A76F0F">
      <w:pPr>
        <w:rPr>
          <w:ins w:id="77" w:author="Jens Höcker" w:date="2018-04-08T12:50:00Z"/>
        </w:rPr>
      </w:pPr>
      <w:r>
        <w:t xml:space="preserve">Für die Eingabe wird ein </w:t>
      </w:r>
      <w:proofErr w:type="spellStart"/>
      <w:r>
        <w:t>char</w:t>
      </w:r>
      <w:proofErr w:type="spellEnd"/>
      <w:r>
        <w:t xml:space="preserve"> [] (im folgen</w:t>
      </w:r>
      <w:r w:rsidR="00276A89">
        <w:t>d</w:t>
      </w:r>
      <w:r>
        <w:t>en String) genutzt.</w:t>
      </w:r>
    </w:p>
    <w:p w14:paraId="78472393" w14:textId="5EFFD4CE" w:rsidR="007F30F0" w:rsidRDefault="007F30F0" w:rsidP="00A76F0F">
      <w:ins w:id="78" w:author="Jens Höcker" w:date="2018-04-08T12:50:00Z">
        <w:r>
          <w:t>Innerhalb der Software wird kein digitales Abbild des Widerstandes benutzt</w:t>
        </w:r>
      </w:ins>
      <w:ins w:id="79" w:author="Jens Höcker" w:date="2018-04-08T12:51:00Z">
        <w:r>
          <w:t>. Die Benutzereingabe bleibt erhalten und dient als Datenstamm. Die Benutzereingabe wird im gesamten Verlauf (nach der Anpass</w:t>
        </w:r>
      </w:ins>
      <w:ins w:id="80" w:author="Jens Höcker" w:date="2018-04-08T12:52:00Z">
        <w:r>
          <w:t xml:space="preserve">ung auf Kleinbuchstaben) nicht mehr geändert. </w:t>
        </w:r>
      </w:ins>
    </w:p>
    <w:p w14:paraId="185D73B5" w14:textId="75740FF7" w:rsidR="0038715D" w:rsidRDefault="0038715D" w:rsidP="00A76F0F">
      <w:pPr>
        <w:rPr>
          <w:ins w:id="81" w:author="Jens Höcker" w:date="2018-04-08T12:52:00Z"/>
        </w:rPr>
      </w:pPr>
      <w:r>
        <w:t>Die Ausgabe erfolgt als String d</w:t>
      </w:r>
      <w:r w:rsidR="00F44AE2">
        <w:t>er</w:t>
      </w:r>
      <w:r>
        <w:t xml:space="preserve"> wiederum aus Integer-Werten und Teil-String</w:t>
      </w:r>
      <w:r w:rsidR="001147FF">
        <w:t>s zusammen</w:t>
      </w:r>
      <w:r>
        <w:t xml:space="preserve">gesetzt </w:t>
      </w:r>
      <w:r w:rsidR="00F44AE2">
        <w:t>ist.</w:t>
      </w:r>
    </w:p>
    <w:p w14:paraId="009565EE" w14:textId="473AF504" w:rsidR="007F30F0" w:rsidRDefault="007F30F0" w:rsidP="00A76F0F">
      <w:pPr>
        <w:rPr>
          <w:ins w:id="82" w:author="Jens Höcker" w:date="2018-04-08T12:59:00Z"/>
        </w:rPr>
      </w:pPr>
      <w:ins w:id="83" w:author="Jens Höcker" w:date="2018-04-08T12:52:00Z">
        <w:r>
          <w:t xml:space="preserve">Das Programm besitzt keine Datenschnittstellen außerhalb seiner Laufzeitumgebung und erzeugt oder liest auch keine persistenten Daten. </w:t>
        </w:r>
      </w:ins>
    </w:p>
    <w:p w14:paraId="3BD68587" w14:textId="5DF9FF05" w:rsidR="00EE0EC6" w:rsidRDefault="00EE0EC6" w:rsidP="00A76F0F">
      <w:ins w:id="84" w:author="Jens Höcker" w:date="2018-04-08T12:59:00Z">
        <w:r>
          <w:t>Wichtige limitierende Größen sind als #</w:t>
        </w:r>
        <w:proofErr w:type="spellStart"/>
        <w:r>
          <w:t>define</w:t>
        </w:r>
        <w:proofErr w:type="spellEnd"/>
        <w:r>
          <w:t xml:space="preserve"> verfügbar und können so leicht gefunden und ggf. angepasst werden.</w:t>
        </w:r>
      </w:ins>
    </w:p>
    <w:p w14:paraId="0299E14C" w14:textId="630BE7AB" w:rsidR="00F44AE2" w:rsidRDefault="00450B80" w:rsidP="00450B80">
      <w:pPr>
        <w:pStyle w:val="berschrift2"/>
      </w:pPr>
      <w:bookmarkStart w:id="85" w:name="_Toc510952424"/>
      <w:r>
        <w:t>Systemaufbau</w:t>
      </w:r>
      <w:bookmarkEnd w:id="85"/>
    </w:p>
    <w:p w14:paraId="5AC38554" w14:textId="5C01616B" w:rsidR="00D54CE5" w:rsidRDefault="001767C1" w:rsidP="00D54CE5">
      <w:r>
        <w:t xml:space="preserve">Das Gesamtprogramm wird gemäß </w:t>
      </w:r>
      <w:r w:rsidR="001147FF">
        <w:t>dem Pflichtenheft</w:t>
      </w:r>
      <w:r>
        <w:t xml:space="preserve"> </w:t>
      </w:r>
      <w:r w:rsidR="00FF2B47">
        <w:t>aufgebaut.</w:t>
      </w:r>
      <w:r w:rsidR="00164E1F">
        <w:t xml:space="preserve"> Die innere Struktur ist unter 3</w:t>
      </w:r>
      <w:del w:id="86" w:author="Jens Höcker" w:date="2018-04-08T12:53:00Z">
        <w:r w:rsidR="00164E1F" w:rsidDel="007F30F0">
          <w:delText>1</w:delText>
        </w:r>
      </w:del>
      <w:r w:rsidR="00FF2B47">
        <w:t>.4 weitergehend beschrieben.</w:t>
      </w:r>
    </w:p>
    <w:p w14:paraId="6AE56568" w14:textId="4F7D47E0" w:rsidR="00D61196" w:rsidRDefault="00215016" w:rsidP="00215016">
      <w:pPr>
        <w:pStyle w:val="berschrift3"/>
      </w:pPr>
      <w:bookmarkStart w:id="87" w:name="_Toc510952425"/>
      <w:bookmarkStart w:id="88" w:name="_Hlk510977963"/>
      <w:del w:id="89" w:author="Tim" w:date="2018-04-08T13:14:00Z">
        <w:r w:rsidDel="00413D16">
          <w:lastRenderedPageBreak/>
          <w:delText>Blockdiagramm</w:delText>
        </w:r>
      </w:del>
      <w:bookmarkEnd w:id="87"/>
      <w:ins w:id="90" w:author="Tim" w:date="2018-04-08T13:14:00Z">
        <w:r w:rsidR="00413D16">
          <w:t>A</w:t>
        </w:r>
      </w:ins>
      <w:ins w:id="91" w:author="Tim" w:date="2018-04-08T19:04:00Z">
        <w:r w:rsidR="00687E8D">
          <w:t>ufruf</w:t>
        </w:r>
      </w:ins>
      <w:ins w:id="92" w:author="Tim" w:date="2018-04-08T13:14:00Z">
        <w:r w:rsidR="00413D16">
          <w:t>diagramm</w:t>
        </w:r>
      </w:ins>
      <w:ins w:id="93" w:author="Tim" w:date="2018-04-08T19:06:00Z">
        <w:r w:rsidR="00687E8D">
          <w:t xml:space="preserve"> der Grundversion</w:t>
        </w:r>
      </w:ins>
    </w:p>
    <w:bookmarkEnd w:id="88"/>
    <w:p w14:paraId="70CA3990" w14:textId="677EDAE2" w:rsidR="00215016" w:rsidRDefault="00687E8D" w:rsidP="00215016">
      <w:r>
        <w:rPr>
          <w:noProof/>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77B11856" w:rsidR="00687E8D" w:rsidRDefault="00687E8D" w:rsidP="00041E18">
      <w:pPr>
        <w:pStyle w:val="Beschriftung"/>
      </w:pPr>
      <w:bookmarkStart w:id="94" w:name="_Toc510987591"/>
      <w:bookmarkStart w:id="95" w:name="_Hlk510978269"/>
      <w:r w:rsidRPr="00F9047E">
        <w:t xml:space="preserve">Abbildung </w:t>
      </w:r>
      <w:r w:rsidR="00362967">
        <w:fldChar w:fldCharType="begin"/>
      </w:r>
      <w:r w:rsidR="00362967">
        <w:instrText xml:space="preserve"> SEQ Abbildung \* ARABIC </w:instrText>
      </w:r>
      <w:r w:rsidR="00362967">
        <w:fldChar w:fldCharType="separate"/>
      </w:r>
      <w:r w:rsidR="00041E18">
        <w:rPr>
          <w:noProof/>
        </w:rPr>
        <w:t>1</w:t>
      </w:r>
      <w:r w:rsidR="00362967">
        <w:rPr>
          <w:noProof/>
        </w:rPr>
        <w:fldChar w:fldCharType="end"/>
      </w:r>
      <w:r>
        <w:t xml:space="preserve">: </w:t>
      </w:r>
      <w:r w:rsidRPr="00687E8D">
        <w:t>Aufrufdiagramm der Grundversion</w:t>
      </w:r>
      <w:bookmarkEnd w:id="94"/>
    </w:p>
    <w:bookmarkEnd w:id="95"/>
    <w:p w14:paraId="58166053" w14:textId="6C7EE347" w:rsidR="00687E8D" w:rsidRDefault="00687E8D">
      <w:pPr>
        <w:pStyle w:val="berschrift3"/>
        <w:pPrChange w:id="96" w:author="Tim" w:date="2018-04-08T19:07:00Z">
          <w:pPr/>
        </w:pPrChange>
      </w:pPr>
      <w:r>
        <w:t>Aufrufdiagramm der Vollversion</w:t>
      </w:r>
    </w:p>
    <w:p w14:paraId="67C97BA3" w14:textId="60370192" w:rsidR="00687E8D" w:rsidRDefault="00687E8D">
      <w:pPr>
        <w:pStyle w:val="Beschriftung"/>
        <w:rPr>
          <w:ins w:id="97" w:author="Tim" w:date="2018-04-08T21:49:00Z"/>
        </w:rPr>
        <w:pPrChange w:id="98" w:author="Tim" w:date="2018-04-08T19:15:00Z">
          <w:pPr/>
        </w:pPrChange>
      </w:pPr>
      <w:r>
        <w:rPr>
          <w:noProof/>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99" w:name="_Toc510978007"/>
      <w:r w:rsidRPr="00687E8D">
        <w:t xml:space="preserve"> </w:t>
      </w:r>
      <w:bookmarkEnd w:id="99"/>
    </w:p>
    <w:p w14:paraId="39442285" w14:textId="596CEF16" w:rsidR="00041E18" w:rsidRPr="00041E18" w:rsidRDefault="00041E18">
      <w:pPr>
        <w:pStyle w:val="Beschriftung"/>
        <w:rPr>
          <w:ins w:id="100" w:author="Tim" w:date="2018-04-08T19:21:00Z"/>
          <w:rPrChange w:id="101" w:author="Tim" w:date="2018-04-08T21:49:00Z">
            <w:rPr>
              <w:ins w:id="102" w:author="Tim" w:date="2018-04-08T19:21:00Z"/>
            </w:rPr>
          </w:rPrChange>
        </w:rPr>
        <w:pPrChange w:id="103" w:author="Tim" w:date="2018-04-08T21:50:00Z">
          <w:pPr/>
        </w:pPrChange>
      </w:pPr>
      <w:bookmarkStart w:id="104" w:name="_Toc510987592"/>
      <w:ins w:id="105" w:author="Tim" w:date="2018-04-08T21:50:00Z">
        <w:r>
          <w:t xml:space="preserve">Abbildung </w:t>
        </w:r>
        <w:r>
          <w:fldChar w:fldCharType="begin"/>
        </w:r>
        <w:r>
          <w:instrText xml:space="preserve"> SEQ Abbildung \* ARABIC </w:instrText>
        </w:r>
      </w:ins>
      <w:r>
        <w:fldChar w:fldCharType="separate"/>
      </w:r>
      <w:ins w:id="106" w:author="Tim" w:date="2018-04-08T21:50:00Z">
        <w:r>
          <w:rPr>
            <w:noProof/>
          </w:rPr>
          <w:t>2</w:t>
        </w:r>
        <w:r>
          <w:fldChar w:fldCharType="end"/>
        </w:r>
        <w:r>
          <w:t>: Aufrufdiagramm der Vollversion</w:t>
        </w:r>
      </w:ins>
      <w:bookmarkEnd w:id="104"/>
    </w:p>
    <w:p w14:paraId="6076A891" w14:textId="6B57E8FD" w:rsidR="00521FED" w:rsidRPr="00521FED" w:rsidDel="00041E18" w:rsidRDefault="00521FED">
      <w:pPr>
        <w:pStyle w:val="Beschriftung"/>
        <w:rPr>
          <w:del w:id="107" w:author="Tim" w:date="2018-04-08T21:50:00Z"/>
          <w:rPrChange w:id="108" w:author="Tim" w:date="2018-04-08T19:21:00Z">
            <w:rPr>
              <w:del w:id="109" w:author="Tim" w:date="2018-04-08T21:50:00Z"/>
            </w:rPr>
          </w:rPrChange>
        </w:rPr>
        <w:pPrChange w:id="110" w:author="Tim" w:date="2018-04-08T19:21:00Z">
          <w:pPr/>
        </w:pPrChange>
      </w:pPr>
    </w:p>
    <w:p w14:paraId="77350ADD" w14:textId="6D741585" w:rsidR="00165B9C" w:rsidDel="00521FED" w:rsidRDefault="00165B9C" w:rsidP="00165B9C">
      <w:pPr>
        <w:pStyle w:val="Beschriftung"/>
        <w:rPr>
          <w:del w:id="111" w:author="Tim" w:date="2018-04-08T19:21:00Z"/>
        </w:rPr>
      </w:pPr>
      <w:del w:id="112" w:author="Tim" w:date="2018-04-08T19:21:00Z">
        <w:r w:rsidRPr="00F9047E" w:rsidDel="00521FED">
          <w:delText xml:space="preserve">Abbildung </w:delText>
        </w:r>
        <w:r w:rsidDel="00521FED">
          <w:delText>2: Aufrufdiagramm der Voll</w:delText>
        </w:r>
        <w:r w:rsidRPr="00687E8D" w:rsidDel="00521FED">
          <w:delText>version</w:delText>
        </w:r>
      </w:del>
    </w:p>
    <w:p w14:paraId="4E5456B5" w14:textId="4DA6EF05" w:rsidR="00165B9C" w:rsidRPr="00521FED" w:rsidDel="00521FED" w:rsidRDefault="00165B9C">
      <w:pPr>
        <w:pStyle w:val="Beschriftung"/>
        <w:rPr>
          <w:del w:id="113" w:author="Tim" w:date="2018-04-08T19:21:00Z"/>
          <w:rPrChange w:id="114" w:author="Tim" w:date="2018-04-08T19:21:00Z">
            <w:rPr>
              <w:del w:id="115" w:author="Tim" w:date="2018-04-08T19:21:00Z"/>
            </w:rPr>
          </w:rPrChange>
        </w:rPr>
        <w:pPrChange w:id="116" w:author="Tim" w:date="2018-04-08T19:21:00Z">
          <w:pPr/>
        </w:pPrChange>
      </w:pPr>
    </w:p>
    <w:p w14:paraId="31684246" w14:textId="7FA83F13" w:rsidR="00450B80" w:rsidRDefault="00BA3A31" w:rsidP="00BA3A31">
      <w:pPr>
        <w:pStyle w:val="berschrift2"/>
      </w:pPr>
      <w:bookmarkStart w:id="117" w:name="_Toc510952426"/>
      <w:r>
        <w:t>Definition der Module</w:t>
      </w:r>
      <w:bookmarkEnd w:id="117"/>
    </w:p>
    <w:p w14:paraId="7488BAE7" w14:textId="6E8F1282" w:rsidR="00FF2B47" w:rsidRDefault="00FF2B47" w:rsidP="00FF2B47">
      <w:r>
        <w:t xml:space="preserve">Die Module des Programms werden durch die einzelnen Funktionen definiert. </w:t>
      </w:r>
      <w:ins w:id="118" w:author="Jens Höcker" w:date="2018-04-08T12:53:00Z">
        <w:r w:rsidR="007F30F0">
          <w:t xml:space="preserve">Das Produkt ist in einer Source-Datei erstellt. </w:t>
        </w:r>
      </w:ins>
      <w:ins w:id="119" w:author="Jens Höcker" w:date="2018-04-08T12:54:00Z">
        <w:r w:rsidR="007F30F0">
          <w:t>Zum kompilieren sind nur Bibliotheken notwendig die zum Standardumfang der gängi</w:t>
        </w:r>
      </w:ins>
      <w:ins w:id="120" w:author="Jens Höcker" w:date="2018-04-08T12:55:00Z">
        <w:r w:rsidR="007F30F0">
          <w:t>gen C-Compiler gehören. Funktionalitäten von Drittanbietern werden nicht verwendet.</w:t>
        </w:r>
      </w:ins>
    </w:p>
    <w:p w14:paraId="2D1CD82E" w14:textId="24536374" w:rsidR="00FF2B47" w:rsidRDefault="00FF2B47" w:rsidP="00FF2B47">
      <w:r>
        <w:t>Für das Grundprogramm werden die Prototypen gemäß C</w:t>
      </w:r>
      <w:r w:rsidR="00CE1EA0">
        <w:t xml:space="preserve">73A.3 verwendet. Diese werden in </w:t>
      </w:r>
      <w:r w:rsidR="004E1E74">
        <w:t>i</w:t>
      </w:r>
      <w:r w:rsidR="00CE1EA0">
        <w:t xml:space="preserve">hrem Zusammenhang in </w:t>
      </w:r>
      <w:r w:rsidR="00CE1EA0" w:rsidRPr="00CE1EA0">
        <w:rPr>
          <w:color w:val="FF0000"/>
        </w:rPr>
        <w:t>dem Blockdiagramm</w:t>
      </w:r>
      <w:r w:rsidR="00CE1EA0">
        <w:t xml:space="preserve"> abgebildet. </w:t>
      </w:r>
    </w:p>
    <w:p w14:paraId="315C7E4C" w14:textId="065B15C4" w:rsidR="00FB18D1" w:rsidRPr="00FF2B47" w:rsidRDefault="00FB18D1" w:rsidP="00FF2B47">
      <w:r>
        <w:t>Für die V</w:t>
      </w:r>
      <w:r w:rsidR="00F669F3">
        <w:t xml:space="preserve">ollversion wird eine abgeänderte Struktur </w:t>
      </w:r>
      <w:r w:rsidR="000D3DFC">
        <w:t xml:space="preserve">verwendet. Diese </w:t>
      </w:r>
      <w:r w:rsidR="00E64865">
        <w:t>unterschiedet sich hauptsächlich in Ergänzten Funktionen (dementsprechend Funktionsaufrufen)</w:t>
      </w:r>
      <w:r w:rsidR="00851E4A">
        <w:t xml:space="preserve">. </w:t>
      </w:r>
      <w:r w:rsidR="00851E4A" w:rsidRPr="00851E4A">
        <w:rPr>
          <w:color w:val="FF0000"/>
        </w:rPr>
        <w:t>(DOKU)</w:t>
      </w:r>
    </w:p>
    <w:p w14:paraId="122F6045" w14:textId="7673856D" w:rsidR="00E66A37" w:rsidRDefault="00E66A37" w:rsidP="00D8763F">
      <w:pPr>
        <w:pStyle w:val="berschrift3"/>
      </w:pPr>
      <w:bookmarkStart w:id="121" w:name="_Toc510952427"/>
      <w:r>
        <w:lastRenderedPageBreak/>
        <w:t>Eingabe der Widerstandsfarbringe</w:t>
      </w:r>
      <w:bookmarkEnd w:id="121"/>
    </w:p>
    <w:p w14:paraId="48D2920B" w14:textId="552C177A" w:rsidR="00E66A37" w:rsidRDefault="00F35BFF" w:rsidP="00E66A37">
      <w:r>
        <w:t>Die möglichen Eingaben beziehen sich auf folgende Tabelle:</w:t>
      </w:r>
    </w:p>
    <w:tbl>
      <w:tblPr>
        <w:tblStyle w:val="Tabellenraster"/>
        <w:tblW w:w="5269" w:type="pct"/>
        <w:tblLook w:val="04A0" w:firstRow="1" w:lastRow="0" w:firstColumn="1" w:lastColumn="0" w:noHBand="0" w:noVBand="1"/>
        <w:tblPrChange w:id="122" w:author="Tim" w:date="2018-04-08T16:02:00Z">
          <w:tblPr>
            <w:tblStyle w:val="Tabellenraster"/>
            <w:tblW w:w="5391" w:type="pct"/>
            <w:tblLook w:val="04A0" w:firstRow="1" w:lastRow="0" w:firstColumn="1" w:lastColumn="0" w:noHBand="0" w:noVBand="1"/>
          </w:tblPr>
        </w:tblPrChange>
      </w:tblPr>
      <w:tblGrid>
        <w:gridCol w:w="3187"/>
        <w:gridCol w:w="855"/>
        <w:gridCol w:w="855"/>
        <w:gridCol w:w="856"/>
        <w:gridCol w:w="1425"/>
        <w:gridCol w:w="1001"/>
        <w:gridCol w:w="1371"/>
        <w:tblGridChange w:id="123">
          <w:tblGrid>
            <w:gridCol w:w="3188"/>
            <w:gridCol w:w="855"/>
            <w:gridCol w:w="855"/>
            <w:gridCol w:w="855"/>
            <w:gridCol w:w="1424"/>
            <w:gridCol w:w="1001"/>
            <w:gridCol w:w="1371"/>
          </w:tblGrid>
        </w:tblGridChange>
      </w:tblGrid>
      <w:tr w:rsidR="009A3183" w:rsidRPr="000D4163" w14:paraId="6FEF4832" w14:textId="54BA0978" w:rsidTr="009A3183">
        <w:tc>
          <w:tcPr>
            <w:tcW w:w="1669" w:type="pct"/>
            <w:vAlign w:val="center"/>
            <w:tcPrChange w:id="124" w:author="Tim" w:date="2018-04-08T16:02:00Z">
              <w:tcPr>
                <w:tcW w:w="1720" w:type="pct"/>
                <w:vAlign w:val="center"/>
              </w:tcPr>
            </w:tcPrChange>
          </w:tcPr>
          <w:p w14:paraId="2B5E9EE7" w14:textId="3270037A" w:rsidR="009A3183" w:rsidRPr="000D4163" w:rsidRDefault="009A3183">
            <w:pPr>
              <w:spacing w:before="0" w:after="0"/>
              <w:jc w:val="center"/>
              <w:rPr>
                <w:b/>
              </w:rPr>
            </w:pPr>
            <w:r w:rsidRPr="000D4163">
              <w:rPr>
                <w:b/>
              </w:rPr>
              <w:t>Farbe</w:t>
            </w:r>
          </w:p>
        </w:tc>
        <w:tc>
          <w:tcPr>
            <w:tcW w:w="448" w:type="pct"/>
            <w:vAlign w:val="center"/>
            <w:tcPrChange w:id="125" w:author="Tim" w:date="2018-04-08T16:02:00Z">
              <w:tcPr>
                <w:tcW w:w="438" w:type="pct"/>
                <w:vAlign w:val="center"/>
              </w:tcPr>
            </w:tcPrChange>
          </w:tcPr>
          <w:p w14:paraId="6802DC7B" w14:textId="0CD56537" w:rsidR="009A3183" w:rsidRPr="000D4163" w:rsidRDefault="009A3183">
            <w:pPr>
              <w:spacing w:before="0" w:after="0"/>
              <w:jc w:val="center"/>
              <w:rPr>
                <w:b/>
              </w:rPr>
            </w:pPr>
            <w:r w:rsidRPr="000D4163">
              <w:rPr>
                <w:b/>
              </w:rPr>
              <w:t>1.Band</w:t>
            </w:r>
          </w:p>
        </w:tc>
        <w:tc>
          <w:tcPr>
            <w:tcW w:w="448" w:type="pct"/>
            <w:vAlign w:val="center"/>
            <w:tcPrChange w:id="126" w:author="Tim" w:date="2018-04-08T16:02:00Z">
              <w:tcPr>
                <w:tcW w:w="438" w:type="pct"/>
                <w:vAlign w:val="center"/>
              </w:tcPr>
            </w:tcPrChange>
          </w:tcPr>
          <w:p w14:paraId="50D14F59" w14:textId="30E7C670" w:rsidR="009A3183" w:rsidRPr="000D4163" w:rsidRDefault="009A3183">
            <w:pPr>
              <w:spacing w:before="0" w:after="0"/>
              <w:jc w:val="center"/>
              <w:rPr>
                <w:b/>
              </w:rPr>
            </w:pPr>
            <w:r w:rsidRPr="000D4163">
              <w:rPr>
                <w:b/>
              </w:rPr>
              <w:t>2.Band</w:t>
            </w:r>
          </w:p>
        </w:tc>
        <w:tc>
          <w:tcPr>
            <w:tcW w:w="448" w:type="pct"/>
            <w:vAlign w:val="center"/>
            <w:tcPrChange w:id="127" w:author="Tim" w:date="2018-04-08T16:02:00Z">
              <w:tcPr>
                <w:tcW w:w="438" w:type="pct"/>
                <w:vAlign w:val="center"/>
              </w:tcPr>
            </w:tcPrChange>
          </w:tcPr>
          <w:p w14:paraId="08DDDC0E" w14:textId="412270D9" w:rsidR="009A3183" w:rsidRPr="000D4163" w:rsidRDefault="009A3183">
            <w:pPr>
              <w:spacing w:before="0" w:after="0"/>
              <w:jc w:val="center"/>
              <w:rPr>
                <w:b/>
              </w:rPr>
            </w:pPr>
            <w:r w:rsidRPr="000D4163">
              <w:rPr>
                <w:b/>
              </w:rPr>
              <w:t>3.Band</w:t>
            </w:r>
          </w:p>
        </w:tc>
        <w:tc>
          <w:tcPr>
            <w:tcW w:w="746" w:type="pct"/>
            <w:vAlign w:val="center"/>
            <w:tcPrChange w:id="128" w:author="Tim" w:date="2018-04-08T16:02:00Z">
              <w:tcPr>
                <w:tcW w:w="729" w:type="pct"/>
                <w:vAlign w:val="center"/>
              </w:tcPr>
            </w:tcPrChange>
          </w:tcPr>
          <w:p w14:paraId="424FCCF1" w14:textId="33FB7687" w:rsidR="009A3183" w:rsidRPr="000D4163" w:rsidRDefault="009A3183">
            <w:pPr>
              <w:spacing w:before="0" w:after="0"/>
              <w:jc w:val="center"/>
              <w:rPr>
                <w:b/>
              </w:rPr>
            </w:pPr>
            <w:r w:rsidRPr="000D4163">
              <w:rPr>
                <w:b/>
              </w:rPr>
              <w:t>Multiplikator</w:t>
            </w:r>
          </w:p>
        </w:tc>
        <w:tc>
          <w:tcPr>
            <w:tcW w:w="524" w:type="pct"/>
            <w:vAlign w:val="center"/>
            <w:tcPrChange w:id="129" w:author="Tim" w:date="2018-04-08T16:02:00Z">
              <w:tcPr>
                <w:tcW w:w="512" w:type="pct"/>
                <w:vAlign w:val="center"/>
              </w:tcPr>
            </w:tcPrChange>
          </w:tcPr>
          <w:p w14:paraId="0A761AD0" w14:textId="3C1CBDE4" w:rsidR="009A3183" w:rsidRPr="000D4163" w:rsidRDefault="009A3183">
            <w:pPr>
              <w:spacing w:before="0" w:after="0"/>
              <w:jc w:val="center"/>
              <w:rPr>
                <w:b/>
              </w:rPr>
            </w:pPr>
            <w:r w:rsidRPr="000D4163">
              <w:rPr>
                <w:b/>
              </w:rPr>
              <w:t>Toleranz</w:t>
            </w:r>
          </w:p>
        </w:tc>
        <w:tc>
          <w:tcPr>
            <w:tcW w:w="718" w:type="pct"/>
            <w:vAlign w:val="center"/>
            <w:tcPrChange w:id="130" w:author="Tim" w:date="2018-04-08T16:02:00Z">
              <w:tcPr>
                <w:tcW w:w="363" w:type="pct"/>
                <w:vAlign w:val="center"/>
              </w:tcPr>
            </w:tcPrChange>
          </w:tcPr>
          <w:p w14:paraId="621DF6E5" w14:textId="77777777" w:rsidR="009A3183" w:rsidRDefault="009A3183">
            <w:pPr>
              <w:spacing w:before="0" w:after="0"/>
              <w:jc w:val="center"/>
              <w:rPr>
                <w:ins w:id="131" w:author="Tim" w:date="2018-04-08T16:02:00Z"/>
                <w:b/>
              </w:rPr>
            </w:pPr>
            <w:ins w:id="132" w:author="Tim" w:date="2018-04-08T16:02:00Z">
              <w:r>
                <w:rPr>
                  <w:b/>
                </w:rPr>
                <w:t>Temperatur-Koeffizient (10</w:t>
              </w:r>
              <w:r w:rsidRPr="00455433">
                <w:rPr>
                  <w:b/>
                  <w:vertAlign w:val="superscript"/>
                </w:rPr>
                <w:t>-6</w:t>
              </w:r>
              <w:r>
                <w:rPr>
                  <w:b/>
                </w:rPr>
                <w:t xml:space="preserve"> /K)</w:t>
              </w:r>
            </w:ins>
          </w:p>
          <w:p w14:paraId="2E07FF9D" w14:textId="3295A5F4" w:rsidR="009A3183" w:rsidRPr="000D4163" w:rsidRDefault="009A3183">
            <w:pPr>
              <w:spacing w:before="0" w:after="0"/>
              <w:jc w:val="center"/>
              <w:rPr>
                <w:ins w:id="133" w:author="Tim" w:date="2018-04-08T16:02:00Z"/>
                <w:b/>
              </w:rPr>
            </w:pPr>
            <w:ins w:id="134" w:author="Tim" w:date="2018-04-08T16:02:00Z">
              <w:r>
                <w:rPr>
                  <w:b/>
                </w:rPr>
                <w:t>(PPM)</w:t>
              </w:r>
            </w:ins>
          </w:p>
        </w:tc>
      </w:tr>
      <w:tr w:rsidR="009A3183" w14:paraId="685A345F" w14:textId="21B88290" w:rsidTr="009A3183">
        <w:tc>
          <w:tcPr>
            <w:tcW w:w="1669" w:type="pct"/>
            <w:vAlign w:val="center"/>
            <w:tcPrChange w:id="135" w:author="Tim" w:date="2018-04-08T16:02:00Z">
              <w:tcPr>
                <w:tcW w:w="1720" w:type="pct"/>
                <w:vAlign w:val="center"/>
              </w:tcPr>
            </w:tcPrChange>
          </w:tcPr>
          <w:p w14:paraId="49B18D91" w14:textId="48F0933D" w:rsidR="009A3183" w:rsidRDefault="009A3183">
            <w:pPr>
              <w:spacing w:before="0" w:after="0"/>
              <w:jc w:val="center"/>
            </w:pPr>
            <w:r w:rsidRPr="008554FF">
              <w:t xml:space="preserve">schwarz, </w:t>
            </w:r>
            <w:proofErr w:type="spellStart"/>
            <w:r>
              <w:t>sw</w:t>
            </w:r>
            <w:proofErr w:type="spellEnd"/>
            <w:r w:rsidRPr="008554FF">
              <w:t xml:space="preserve">, </w:t>
            </w:r>
            <w:proofErr w:type="spellStart"/>
            <w:r>
              <w:t>black</w:t>
            </w:r>
            <w:proofErr w:type="spellEnd"/>
            <w:r w:rsidRPr="008554FF">
              <w:t xml:space="preserve">, </w:t>
            </w:r>
            <w:proofErr w:type="spellStart"/>
            <w:r w:rsidRPr="008554FF">
              <w:t>bk</w:t>
            </w:r>
            <w:proofErr w:type="spellEnd"/>
          </w:p>
        </w:tc>
        <w:tc>
          <w:tcPr>
            <w:tcW w:w="448" w:type="pct"/>
            <w:vAlign w:val="center"/>
            <w:tcPrChange w:id="136" w:author="Tim" w:date="2018-04-08T16:02:00Z">
              <w:tcPr>
                <w:tcW w:w="438" w:type="pct"/>
                <w:vAlign w:val="center"/>
              </w:tcPr>
            </w:tcPrChange>
          </w:tcPr>
          <w:p w14:paraId="3B90C0A1" w14:textId="5A429823" w:rsidR="009A3183" w:rsidRDefault="009A3183">
            <w:pPr>
              <w:spacing w:before="0" w:after="0"/>
              <w:jc w:val="center"/>
            </w:pPr>
            <w:r>
              <w:t>0</w:t>
            </w:r>
          </w:p>
        </w:tc>
        <w:tc>
          <w:tcPr>
            <w:tcW w:w="448" w:type="pct"/>
            <w:vAlign w:val="center"/>
            <w:tcPrChange w:id="137" w:author="Tim" w:date="2018-04-08T16:02:00Z">
              <w:tcPr>
                <w:tcW w:w="438" w:type="pct"/>
                <w:vAlign w:val="center"/>
              </w:tcPr>
            </w:tcPrChange>
          </w:tcPr>
          <w:p w14:paraId="3B3AA8DF" w14:textId="4C4A47A4" w:rsidR="009A3183" w:rsidRDefault="009A3183">
            <w:pPr>
              <w:spacing w:before="0" w:after="0"/>
              <w:jc w:val="center"/>
            </w:pPr>
            <w:r>
              <w:t>0</w:t>
            </w:r>
          </w:p>
        </w:tc>
        <w:tc>
          <w:tcPr>
            <w:tcW w:w="448" w:type="pct"/>
            <w:vAlign w:val="center"/>
            <w:tcPrChange w:id="138" w:author="Tim" w:date="2018-04-08T16:02:00Z">
              <w:tcPr>
                <w:tcW w:w="438" w:type="pct"/>
                <w:vAlign w:val="center"/>
              </w:tcPr>
            </w:tcPrChange>
          </w:tcPr>
          <w:p w14:paraId="546D3852" w14:textId="7A903FDF" w:rsidR="009A3183" w:rsidRDefault="009A3183">
            <w:pPr>
              <w:spacing w:before="0" w:after="0"/>
              <w:jc w:val="center"/>
            </w:pPr>
            <w:r>
              <w:t>0</w:t>
            </w:r>
          </w:p>
        </w:tc>
        <w:tc>
          <w:tcPr>
            <w:tcW w:w="746" w:type="pct"/>
            <w:vAlign w:val="center"/>
            <w:tcPrChange w:id="139" w:author="Tim" w:date="2018-04-08T16:02:00Z">
              <w:tcPr>
                <w:tcW w:w="729" w:type="pct"/>
                <w:vAlign w:val="center"/>
              </w:tcPr>
            </w:tcPrChange>
          </w:tcPr>
          <w:p w14:paraId="7D167C4D" w14:textId="0FEFBBE7" w:rsidR="009A3183" w:rsidRDefault="009A3183">
            <w:pPr>
              <w:spacing w:before="0" w:after="0"/>
              <w:jc w:val="center"/>
            </w:pPr>
            <w:r>
              <w:t>x1</w:t>
            </w:r>
          </w:p>
        </w:tc>
        <w:tc>
          <w:tcPr>
            <w:tcW w:w="524" w:type="pct"/>
            <w:vAlign w:val="center"/>
            <w:tcPrChange w:id="140" w:author="Tim" w:date="2018-04-08T16:02:00Z">
              <w:tcPr>
                <w:tcW w:w="512" w:type="pct"/>
                <w:vAlign w:val="center"/>
              </w:tcPr>
            </w:tcPrChange>
          </w:tcPr>
          <w:p w14:paraId="62AB7FFF" w14:textId="094FA16D" w:rsidR="009A3183" w:rsidRDefault="009A3183">
            <w:pPr>
              <w:spacing w:before="0" w:after="0"/>
              <w:jc w:val="center"/>
            </w:pPr>
          </w:p>
        </w:tc>
        <w:tc>
          <w:tcPr>
            <w:tcW w:w="718" w:type="pct"/>
            <w:vAlign w:val="center"/>
            <w:tcPrChange w:id="141" w:author="Tim" w:date="2018-04-08T16:02:00Z">
              <w:tcPr>
                <w:tcW w:w="363" w:type="pct"/>
                <w:vAlign w:val="center"/>
              </w:tcPr>
            </w:tcPrChange>
          </w:tcPr>
          <w:p w14:paraId="25CB8C9D" w14:textId="320C57A9" w:rsidR="009A3183" w:rsidRDefault="009A3183">
            <w:pPr>
              <w:spacing w:before="0" w:after="0"/>
              <w:jc w:val="center"/>
              <w:rPr>
                <w:ins w:id="142" w:author="Tim" w:date="2018-04-08T16:02:00Z"/>
              </w:rPr>
            </w:pPr>
            <w:ins w:id="143" w:author="Tim" w:date="2018-04-08T16:02:00Z">
              <w:r>
                <w:t>± 250</w:t>
              </w:r>
            </w:ins>
          </w:p>
        </w:tc>
      </w:tr>
      <w:tr w:rsidR="009A3183" w14:paraId="0AF5277F" w14:textId="40315CF7" w:rsidTr="009A3183">
        <w:tc>
          <w:tcPr>
            <w:tcW w:w="1669" w:type="pct"/>
            <w:vAlign w:val="center"/>
            <w:tcPrChange w:id="144" w:author="Tim" w:date="2018-04-08T16:02:00Z">
              <w:tcPr>
                <w:tcW w:w="1720" w:type="pct"/>
                <w:vAlign w:val="center"/>
              </w:tcPr>
            </w:tcPrChange>
          </w:tcPr>
          <w:p w14:paraId="67981F70" w14:textId="6BD1FF3D" w:rsidR="009A3183" w:rsidRDefault="009A3183">
            <w:pPr>
              <w:spacing w:before="0" w:after="0"/>
              <w:jc w:val="center"/>
            </w:pPr>
            <w:r w:rsidRPr="008554FF">
              <w:t xml:space="preserve">braun, </w:t>
            </w:r>
            <w:proofErr w:type="spellStart"/>
            <w:r w:rsidRPr="008554FF">
              <w:t>br</w:t>
            </w:r>
            <w:proofErr w:type="spellEnd"/>
            <w:r w:rsidRPr="008554FF">
              <w:t xml:space="preserve">, </w:t>
            </w:r>
            <w:proofErr w:type="spellStart"/>
            <w:r w:rsidRPr="008554FF">
              <w:t>brown</w:t>
            </w:r>
            <w:proofErr w:type="spellEnd"/>
            <w:r w:rsidRPr="008554FF">
              <w:t xml:space="preserve">, </w:t>
            </w:r>
            <w:proofErr w:type="spellStart"/>
            <w:r w:rsidRPr="008554FF">
              <w:t>bn</w:t>
            </w:r>
            <w:proofErr w:type="spellEnd"/>
          </w:p>
        </w:tc>
        <w:tc>
          <w:tcPr>
            <w:tcW w:w="448" w:type="pct"/>
            <w:vAlign w:val="center"/>
            <w:tcPrChange w:id="145" w:author="Tim" w:date="2018-04-08T16:02:00Z">
              <w:tcPr>
                <w:tcW w:w="438" w:type="pct"/>
                <w:vAlign w:val="center"/>
              </w:tcPr>
            </w:tcPrChange>
          </w:tcPr>
          <w:p w14:paraId="51FB005A" w14:textId="3E382638" w:rsidR="009A3183" w:rsidRDefault="009A3183">
            <w:pPr>
              <w:spacing w:before="0" w:after="0"/>
              <w:jc w:val="center"/>
            </w:pPr>
            <w:r>
              <w:t>1</w:t>
            </w:r>
          </w:p>
        </w:tc>
        <w:tc>
          <w:tcPr>
            <w:tcW w:w="448" w:type="pct"/>
            <w:vAlign w:val="center"/>
            <w:tcPrChange w:id="146" w:author="Tim" w:date="2018-04-08T16:02:00Z">
              <w:tcPr>
                <w:tcW w:w="438" w:type="pct"/>
                <w:vAlign w:val="center"/>
              </w:tcPr>
            </w:tcPrChange>
          </w:tcPr>
          <w:p w14:paraId="25494F6B" w14:textId="55DA2FD0" w:rsidR="009A3183" w:rsidRDefault="009A3183">
            <w:pPr>
              <w:spacing w:before="0" w:after="0"/>
              <w:jc w:val="center"/>
            </w:pPr>
            <w:r>
              <w:t>1</w:t>
            </w:r>
          </w:p>
        </w:tc>
        <w:tc>
          <w:tcPr>
            <w:tcW w:w="448" w:type="pct"/>
            <w:vAlign w:val="center"/>
            <w:tcPrChange w:id="147" w:author="Tim" w:date="2018-04-08T16:02:00Z">
              <w:tcPr>
                <w:tcW w:w="438" w:type="pct"/>
                <w:vAlign w:val="center"/>
              </w:tcPr>
            </w:tcPrChange>
          </w:tcPr>
          <w:p w14:paraId="087883BB" w14:textId="273E2ADE" w:rsidR="009A3183" w:rsidRDefault="009A3183">
            <w:pPr>
              <w:spacing w:before="0" w:after="0"/>
              <w:jc w:val="center"/>
            </w:pPr>
            <w:r>
              <w:t>1</w:t>
            </w:r>
          </w:p>
        </w:tc>
        <w:tc>
          <w:tcPr>
            <w:tcW w:w="746" w:type="pct"/>
            <w:vAlign w:val="center"/>
            <w:tcPrChange w:id="148" w:author="Tim" w:date="2018-04-08T16:02:00Z">
              <w:tcPr>
                <w:tcW w:w="729" w:type="pct"/>
                <w:vAlign w:val="center"/>
              </w:tcPr>
            </w:tcPrChange>
          </w:tcPr>
          <w:p w14:paraId="126257D5" w14:textId="6451EFD8" w:rsidR="009A3183" w:rsidRDefault="009A3183">
            <w:pPr>
              <w:spacing w:before="0" w:after="0"/>
              <w:jc w:val="center"/>
            </w:pPr>
            <w:r>
              <w:t>x10</w:t>
            </w:r>
          </w:p>
        </w:tc>
        <w:tc>
          <w:tcPr>
            <w:tcW w:w="524" w:type="pct"/>
            <w:vAlign w:val="center"/>
            <w:tcPrChange w:id="149" w:author="Tim" w:date="2018-04-08T16:02:00Z">
              <w:tcPr>
                <w:tcW w:w="512" w:type="pct"/>
                <w:vAlign w:val="center"/>
              </w:tcPr>
            </w:tcPrChange>
          </w:tcPr>
          <w:p w14:paraId="61D03103" w14:textId="76749F93" w:rsidR="009A3183" w:rsidRDefault="009A3183">
            <w:pPr>
              <w:spacing w:before="0" w:after="0"/>
              <w:jc w:val="center"/>
            </w:pPr>
            <w:r>
              <w:t>± 1%</w:t>
            </w:r>
          </w:p>
        </w:tc>
        <w:tc>
          <w:tcPr>
            <w:tcW w:w="718" w:type="pct"/>
            <w:vAlign w:val="center"/>
            <w:tcPrChange w:id="150" w:author="Tim" w:date="2018-04-08T16:02:00Z">
              <w:tcPr>
                <w:tcW w:w="363" w:type="pct"/>
                <w:vAlign w:val="center"/>
              </w:tcPr>
            </w:tcPrChange>
          </w:tcPr>
          <w:p w14:paraId="44C3CFB2" w14:textId="1E8BB5F4" w:rsidR="009A3183" w:rsidRDefault="009A3183">
            <w:pPr>
              <w:spacing w:before="0" w:after="0"/>
              <w:jc w:val="center"/>
              <w:rPr>
                <w:ins w:id="151" w:author="Tim" w:date="2018-04-08T16:02:00Z"/>
              </w:rPr>
            </w:pPr>
            <w:ins w:id="152" w:author="Tim" w:date="2018-04-08T16:02:00Z">
              <w:r>
                <w:t>± 100</w:t>
              </w:r>
            </w:ins>
          </w:p>
        </w:tc>
      </w:tr>
      <w:tr w:rsidR="009A3183" w14:paraId="1762B1C0" w14:textId="5C14D63B" w:rsidTr="009A3183">
        <w:tc>
          <w:tcPr>
            <w:tcW w:w="1669" w:type="pct"/>
            <w:vAlign w:val="center"/>
            <w:tcPrChange w:id="153" w:author="Tim" w:date="2018-04-08T16:02:00Z">
              <w:tcPr>
                <w:tcW w:w="1720" w:type="pct"/>
                <w:vAlign w:val="center"/>
              </w:tcPr>
            </w:tcPrChange>
          </w:tcPr>
          <w:p w14:paraId="79F8D9B9" w14:textId="30E81CB0" w:rsidR="009A3183" w:rsidRDefault="009A3183">
            <w:pPr>
              <w:spacing w:before="0" w:after="0"/>
              <w:jc w:val="center"/>
            </w:pPr>
            <w:r w:rsidRPr="008554FF">
              <w:t xml:space="preserve">rot, </w:t>
            </w:r>
            <w:proofErr w:type="spellStart"/>
            <w:r w:rsidRPr="008554FF">
              <w:t>rt</w:t>
            </w:r>
            <w:proofErr w:type="spellEnd"/>
            <w:r w:rsidRPr="008554FF">
              <w:t xml:space="preserve">, </w:t>
            </w:r>
            <w:proofErr w:type="spellStart"/>
            <w:r w:rsidRPr="008554FF">
              <w:t>red</w:t>
            </w:r>
            <w:proofErr w:type="spellEnd"/>
            <w:r w:rsidRPr="008554FF">
              <w:t xml:space="preserve">, </w:t>
            </w:r>
            <w:proofErr w:type="spellStart"/>
            <w:r w:rsidRPr="008554FF">
              <w:t>rd</w:t>
            </w:r>
            <w:proofErr w:type="spellEnd"/>
          </w:p>
        </w:tc>
        <w:tc>
          <w:tcPr>
            <w:tcW w:w="448" w:type="pct"/>
            <w:vAlign w:val="center"/>
            <w:tcPrChange w:id="154" w:author="Tim" w:date="2018-04-08T16:02:00Z">
              <w:tcPr>
                <w:tcW w:w="438" w:type="pct"/>
                <w:vAlign w:val="center"/>
              </w:tcPr>
            </w:tcPrChange>
          </w:tcPr>
          <w:p w14:paraId="5AC57CF3" w14:textId="7F093B92" w:rsidR="009A3183" w:rsidRDefault="009A3183">
            <w:pPr>
              <w:spacing w:before="0" w:after="0"/>
              <w:jc w:val="center"/>
            </w:pPr>
            <w:r>
              <w:t>2</w:t>
            </w:r>
          </w:p>
        </w:tc>
        <w:tc>
          <w:tcPr>
            <w:tcW w:w="448" w:type="pct"/>
            <w:vAlign w:val="center"/>
            <w:tcPrChange w:id="155" w:author="Tim" w:date="2018-04-08T16:02:00Z">
              <w:tcPr>
                <w:tcW w:w="438" w:type="pct"/>
                <w:vAlign w:val="center"/>
              </w:tcPr>
            </w:tcPrChange>
          </w:tcPr>
          <w:p w14:paraId="65576219" w14:textId="391502AD" w:rsidR="009A3183" w:rsidRDefault="009A3183">
            <w:pPr>
              <w:spacing w:before="0" w:after="0"/>
              <w:jc w:val="center"/>
            </w:pPr>
            <w:r>
              <w:t>2</w:t>
            </w:r>
          </w:p>
        </w:tc>
        <w:tc>
          <w:tcPr>
            <w:tcW w:w="448" w:type="pct"/>
            <w:vAlign w:val="center"/>
            <w:tcPrChange w:id="156" w:author="Tim" w:date="2018-04-08T16:02:00Z">
              <w:tcPr>
                <w:tcW w:w="438" w:type="pct"/>
                <w:vAlign w:val="center"/>
              </w:tcPr>
            </w:tcPrChange>
          </w:tcPr>
          <w:p w14:paraId="645B4188" w14:textId="48695E93" w:rsidR="009A3183" w:rsidRDefault="009A3183">
            <w:pPr>
              <w:spacing w:before="0" w:after="0"/>
              <w:jc w:val="center"/>
            </w:pPr>
            <w:r>
              <w:t>2</w:t>
            </w:r>
          </w:p>
        </w:tc>
        <w:tc>
          <w:tcPr>
            <w:tcW w:w="746" w:type="pct"/>
            <w:vAlign w:val="center"/>
            <w:tcPrChange w:id="157" w:author="Tim" w:date="2018-04-08T16:02:00Z">
              <w:tcPr>
                <w:tcW w:w="729" w:type="pct"/>
                <w:vAlign w:val="center"/>
              </w:tcPr>
            </w:tcPrChange>
          </w:tcPr>
          <w:p w14:paraId="1BEDE031" w14:textId="5DD09B5A" w:rsidR="009A3183" w:rsidRDefault="009A3183">
            <w:pPr>
              <w:spacing w:before="0" w:after="0"/>
              <w:jc w:val="center"/>
            </w:pPr>
            <w:r>
              <w:t>x100</w:t>
            </w:r>
          </w:p>
        </w:tc>
        <w:tc>
          <w:tcPr>
            <w:tcW w:w="524" w:type="pct"/>
            <w:vAlign w:val="center"/>
            <w:tcPrChange w:id="158" w:author="Tim" w:date="2018-04-08T16:02:00Z">
              <w:tcPr>
                <w:tcW w:w="512" w:type="pct"/>
                <w:vAlign w:val="center"/>
              </w:tcPr>
            </w:tcPrChange>
          </w:tcPr>
          <w:p w14:paraId="0FBE6CDA" w14:textId="66D1B063" w:rsidR="009A3183" w:rsidRDefault="009A3183">
            <w:pPr>
              <w:spacing w:before="0" w:after="0"/>
              <w:jc w:val="center"/>
            </w:pPr>
            <w:r>
              <w:t>± 2%</w:t>
            </w:r>
          </w:p>
        </w:tc>
        <w:tc>
          <w:tcPr>
            <w:tcW w:w="718" w:type="pct"/>
            <w:vAlign w:val="center"/>
            <w:tcPrChange w:id="159" w:author="Tim" w:date="2018-04-08T16:02:00Z">
              <w:tcPr>
                <w:tcW w:w="363" w:type="pct"/>
                <w:vAlign w:val="center"/>
              </w:tcPr>
            </w:tcPrChange>
          </w:tcPr>
          <w:p w14:paraId="5235DAF6" w14:textId="70D01706" w:rsidR="009A3183" w:rsidRDefault="009A3183">
            <w:pPr>
              <w:spacing w:before="0" w:after="0"/>
              <w:jc w:val="center"/>
              <w:rPr>
                <w:ins w:id="160" w:author="Tim" w:date="2018-04-08T16:02:00Z"/>
              </w:rPr>
            </w:pPr>
            <w:ins w:id="161" w:author="Tim" w:date="2018-04-08T16:02:00Z">
              <w:r>
                <w:t>± 50</w:t>
              </w:r>
            </w:ins>
          </w:p>
        </w:tc>
      </w:tr>
      <w:tr w:rsidR="009A3183" w14:paraId="639DFDD4" w14:textId="048CCB9A" w:rsidTr="009A3183">
        <w:tc>
          <w:tcPr>
            <w:tcW w:w="1669" w:type="pct"/>
            <w:vAlign w:val="center"/>
            <w:tcPrChange w:id="162" w:author="Tim" w:date="2018-04-08T16:02:00Z">
              <w:tcPr>
                <w:tcW w:w="1720" w:type="pct"/>
                <w:vAlign w:val="center"/>
              </w:tcPr>
            </w:tcPrChange>
          </w:tcPr>
          <w:p w14:paraId="4049E253" w14:textId="72F47E58" w:rsidR="009A3183" w:rsidRDefault="009A3183">
            <w:pPr>
              <w:spacing w:before="0" w:after="0"/>
              <w:jc w:val="center"/>
            </w:pPr>
            <w:r w:rsidRPr="008554FF">
              <w:t xml:space="preserve">orange, </w:t>
            </w:r>
            <w:proofErr w:type="spellStart"/>
            <w:r w:rsidRPr="008554FF">
              <w:t>or</w:t>
            </w:r>
            <w:proofErr w:type="spellEnd"/>
            <w:r w:rsidRPr="008554FF">
              <w:t xml:space="preserve">, </w:t>
            </w:r>
            <w:proofErr w:type="spellStart"/>
            <w:r w:rsidRPr="008554FF">
              <w:t>og</w:t>
            </w:r>
            <w:proofErr w:type="spellEnd"/>
          </w:p>
        </w:tc>
        <w:tc>
          <w:tcPr>
            <w:tcW w:w="448" w:type="pct"/>
            <w:vAlign w:val="center"/>
            <w:tcPrChange w:id="163" w:author="Tim" w:date="2018-04-08T16:02:00Z">
              <w:tcPr>
                <w:tcW w:w="438" w:type="pct"/>
                <w:vAlign w:val="center"/>
              </w:tcPr>
            </w:tcPrChange>
          </w:tcPr>
          <w:p w14:paraId="6D7C603E" w14:textId="20B53467" w:rsidR="009A3183" w:rsidRDefault="009A3183">
            <w:pPr>
              <w:spacing w:before="0" w:after="0"/>
              <w:jc w:val="center"/>
            </w:pPr>
            <w:r>
              <w:t>3</w:t>
            </w:r>
          </w:p>
        </w:tc>
        <w:tc>
          <w:tcPr>
            <w:tcW w:w="448" w:type="pct"/>
            <w:vAlign w:val="center"/>
            <w:tcPrChange w:id="164" w:author="Tim" w:date="2018-04-08T16:02:00Z">
              <w:tcPr>
                <w:tcW w:w="438" w:type="pct"/>
                <w:vAlign w:val="center"/>
              </w:tcPr>
            </w:tcPrChange>
          </w:tcPr>
          <w:p w14:paraId="57851F69" w14:textId="73A397CD" w:rsidR="009A3183" w:rsidRDefault="009A3183">
            <w:pPr>
              <w:spacing w:before="0" w:after="0"/>
              <w:jc w:val="center"/>
            </w:pPr>
            <w:r>
              <w:t>3</w:t>
            </w:r>
          </w:p>
        </w:tc>
        <w:tc>
          <w:tcPr>
            <w:tcW w:w="448" w:type="pct"/>
            <w:vAlign w:val="center"/>
            <w:tcPrChange w:id="165" w:author="Tim" w:date="2018-04-08T16:02:00Z">
              <w:tcPr>
                <w:tcW w:w="438" w:type="pct"/>
                <w:vAlign w:val="center"/>
              </w:tcPr>
            </w:tcPrChange>
          </w:tcPr>
          <w:p w14:paraId="2912E6C6" w14:textId="64B58BED" w:rsidR="009A3183" w:rsidRDefault="009A3183">
            <w:pPr>
              <w:spacing w:before="0" w:after="0"/>
              <w:jc w:val="center"/>
            </w:pPr>
            <w:r>
              <w:t>3</w:t>
            </w:r>
          </w:p>
        </w:tc>
        <w:tc>
          <w:tcPr>
            <w:tcW w:w="746" w:type="pct"/>
            <w:vAlign w:val="center"/>
            <w:tcPrChange w:id="166" w:author="Tim" w:date="2018-04-08T16:02:00Z">
              <w:tcPr>
                <w:tcW w:w="729" w:type="pct"/>
                <w:vAlign w:val="center"/>
              </w:tcPr>
            </w:tcPrChange>
          </w:tcPr>
          <w:p w14:paraId="552BF56C" w14:textId="34FD945F" w:rsidR="009A3183" w:rsidRDefault="009A3183">
            <w:pPr>
              <w:spacing w:before="0" w:after="0"/>
              <w:jc w:val="center"/>
            </w:pPr>
            <w:r>
              <w:t>x1k</w:t>
            </w:r>
          </w:p>
        </w:tc>
        <w:tc>
          <w:tcPr>
            <w:tcW w:w="524" w:type="pct"/>
            <w:vAlign w:val="center"/>
            <w:tcPrChange w:id="167" w:author="Tim" w:date="2018-04-08T16:02:00Z">
              <w:tcPr>
                <w:tcW w:w="512" w:type="pct"/>
                <w:vAlign w:val="center"/>
              </w:tcPr>
            </w:tcPrChange>
          </w:tcPr>
          <w:p w14:paraId="1273129E" w14:textId="72222DE1" w:rsidR="009A3183" w:rsidRDefault="009A3183">
            <w:pPr>
              <w:spacing w:before="0" w:after="0"/>
              <w:jc w:val="center"/>
            </w:pPr>
          </w:p>
        </w:tc>
        <w:tc>
          <w:tcPr>
            <w:tcW w:w="718" w:type="pct"/>
            <w:vAlign w:val="center"/>
            <w:tcPrChange w:id="168" w:author="Tim" w:date="2018-04-08T16:02:00Z">
              <w:tcPr>
                <w:tcW w:w="363" w:type="pct"/>
                <w:vAlign w:val="center"/>
              </w:tcPr>
            </w:tcPrChange>
          </w:tcPr>
          <w:p w14:paraId="520F81D9" w14:textId="7A1022A8" w:rsidR="009A3183" w:rsidRDefault="009A3183">
            <w:pPr>
              <w:spacing w:before="0" w:after="0"/>
              <w:jc w:val="center"/>
              <w:rPr>
                <w:ins w:id="169" w:author="Tim" w:date="2018-04-08T16:02:00Z"/>
              </w:rPr>
            </w:pPr>
            <w:ins w:id="170" w:author="Tim" w:date="2018-04-08T16:02:00Z">
              <w:r>
                <w:t>± 15</w:t>
              </w:r>
            </w:ins>
          </w:p>
        </w:tc>
      </w:tr>
      <w:tr w:rsidR="009A3183" w14:paraId="4195438A" w14:textId="41C59B40" w:rsidTr="009A3183">
        <w:tc>
          <w:tcPr>
            <w:tcW w:w="1669" w:type="pct"/>
            <w:vAlign w:val="center"/>
            <w:tcPrChange w:id="171" w:author="Tim" w:date="2018-04-08T16:02:00Z">
              <w:tcPr>
                <w:tcW w:w="1720" w:type="pct"/>
                <w:vAlign w:val="center"/>
              </w:tcPr>
            </w:tcPrChange>
          </w:tcPr>
          <w:p w14:paraId="3F1FA454" w14:textId="4146B829" w:rsidR="009A3183" w:rsidRDefault="009A3183">
            <w:pPr>
              <w:spacing w:before="0" w:after="0"/>
              <w:jc w:val="center"/>
            </w:pPr>
            <w:r w:rsidRPr="008554FF">
              <w:t xml:space="preserve">gelb, </w:t>
            </w:r>
            <w:proofErr w:type="spellStart"/>
            <w:r w:rsidRPr="008554FF">
              <w:t>ge</w:t>
            </w:r>
            <w:proofErr w:type="spellEnd"/>
            <w:r w:rsidRPr="008554FF">
              <w:t xml:space="preserve">, </w:t>
            </w:r>
            <w:proofErr w:type="spellStart"/>
            <w:r w:rsidRPr="008554FF">
              <w:t>yellow</w:t>
            </w:r>
            <w:proofErr w:type="spellEnd"/>
            <w:r w:rsidRPr="008554FF">
              <w:t xml:space="preserve">, </w:t>
            </w:r>
            <w:proofErr w:type="spellStart"/>
            <w:r w:rsidRPr="008554FF">
              <w:t>ye</w:t>
            </w:r>
            <w:proofErr w:type="spellEnd"/>
          </w:p>
        </w:tc>
        <w:tc>
          <w:tcPr>
            <w:tcW w:w="448" w:type="pct"/>
            <w:vAlign w:val="center"/>
            <w:tcPrChange w:id="172" w:author="Tim" w:date="2018-04-08T16:02:00Z">
              <w:tcPr>
                <w:tcW w:w="438" w:type="pct"/>
                <w:vAlign w:val="center"/>
              </w:tcPr>
            </w:tcPrChange>
          </w:tcPr>
          <w:p w14:paraId="3BEFFD16" w14:textId="4D302A37" w:rsidR="009A3183" w:rsidRDefault="009A3183">
            <w:pPr>
              <w:spacing w:before="0" w:after="0"/>
              <w:jc w:val="center"/>
            </w:pPr>
            <w:r>
              <w:t>4</w:t>
            </w:r>
          </w:p>
        </w:tc>
        <w:tc>
          <w:tcPr>
            <w:tcW w:w="448" w:type="pct"/>
            <w:vAlign w:val="center"/>
            <w:tcPrChange w:id="173" w:author="Tim" w:date="2018-04-08T16:02:00Z">
              <w:tcPr>
                <w:tcW w:w="438" w:type="pct"/>
                <w:vAlign w:val="center"/>
              </w:tcPr>
            </w:tcPrChange>
          </w:tcPr>
          <w:p w14:paraId="00CD1547" w14:textId="0CD5A3CC" w:rsidR="009A3183" w:rsidRDefault="009A3183">
            <w:pPr>
              <w:spacing w:before="0" w:after="0"/>
              <w:jc w:val="center"/>
            </w:pPr>
            <w:r>
              <w:t>4</w:t>
            </w:r>
          </w:p>
        </w:tc>
        <w:tc>
          <w:tcPr>
            <w:tcW w:w="448" w:type="pct"/>
            <w:vAlign w:val="center"/>
            <w:tcPrChange w:id="174" w:author="Tim" w:date="2018-04-08T16:02:00Z">
              <w:tcPr>
                <w:tcW w:w="438" w:type="pct"/>
                <w:vAlign w:val="center"/>
              </w:tcPr>
            </w:tcPrChange>
          </w:tcPr>
          <w:p w14:paraId="56B607ED" w14:textId="6A64EAF5" w:rsidR="009A3183" w:rsidRDefault="009A3183">
            <w:pPr>
              <w:spacing w:before="0" w:after="0"/>
              <w:jc w:val="center"/>
            </w:pPr>
            <w:r>
              <w:t>4</w:t>
            </w:r>
          </w:p>
        </w:tc>
        <w:tc>
          <w:tcPr>
            <w:tcW w:w="746" w:type="pct"/>
            <w:vAlign w:val="center"/>
            <w:tcPrChange w:id="175" w:author="Tim" w:date="2018-04-08T16:02:00Z">
              <w:tcPr>
                <w:tcW w:w="729" w:type="pct"/>
                <w:vAlign w:val="center"/>
              </w:tcPr>
            </w:tcPrChange>
          </w:tcPr>
          <w:p w14:paraId="205B05B6" w14:textId="562BEE2C" w:rsidR="009A3183" w:rsidRDefault="009A3183">
            <w:pPr>
              <w:spacing w:before="0" w:after="0"/>
              <w:jc w:val="center"/>
            </w:pPr>
            <w:r>
              <w:t>x10k</w:t>
            </w:r>
          </w:p>
        </w:tc>
        <w:tc>
          <w:tcPr>
            <w:tcW w:w="524" w:type="pct"/>
            <w:vAlign w:val="center"/>
            <w:tcPrChange w:id="176" w:author="Tim" w:date="2018-04-08T16:02:00Z">
              <w:tcPr>
                <w:tcW w:w="512" w:type="pct"/>
                <w:vAlign w:val="center"/>
              </w:tcPr>
            </w:tcPrChange>
          </w:tcPr>
          <w:p w14:paraId="5EF6EAA9" w14:textId="244709D3" w:rsidR="009A3183" w:rsidRDefault="009A3183">
            <w:pPr>
              <w:spacing w:before="0" w:after="0"/>
              <w:jc w:val="center"/>
            </w:pPr>
          </w:p>
        </w:tc>
        <w:tc>
          <w:tcPr>
            <w:tcW w:w="718" w:type="pct"/>
            <w:vAlign w:val="center"/>
            <w:tcPrChange w:id="177" w:author="Tim" w:date="2018-04-08T16:02:00Z">
              <w:tcPr>
                <w:tcW w:w="363" w:type="pct"/>
                <w:vAlign w:val="center"/>
              </w:tcPr>
            </w:tcPrChange>
          </w:tcPr>
          <w:p w14:paraId="55A8CB09" w14:textId="580E935F" w:rsidR="009A3183" w:rsidRDefault="009A3183">
            <w:pPr>
              <w:spacing w:before="0" w:after="0"/>
              <w:jc w:val="center"/>
              <w:rPr>
                <w:ins w:id="178" w:author="Tim" w:date="2018-04-08T16:02:00Z"/>
              </w:rPr>
            </w:pPr>
            <w:ins w:id="179" w:author="Tim" w:date="2018-04-08T16:02:00Z">
              <w:r>
                <w:t>± 25</w:t>
              </w:r>
            </w:ins>
          </w:p>
        </w:tc>
      </w:tr>
      <w:tr w:rsidR="009A3183" w14:paraId="74589F7C" w14:textId="719EDA87" w:rsidTr="009A3183">
        <w:tc>
          <w:tcPr>
            <w:tcW w:w="1669" w:type="pct"/>
            <w:vAlign w:val="center"/>
            <w:tcPrChange w:id="180" w:author="Tim" w:date="2018-04-08T16:02:00Z">
              <w:tcPr>
                <w:tcW w:w="1720" w:type="pct"/>
                <w:vAlign w:val="center"/>
              </w:tcPr>
            </w:tcPrChange>
          </w:tcPr>
          <w:p w14:paraId="164CDF6D" w14:textId="3F68CAB1" w:rsidR="009A3183" w:rsidRDefault="009A3183">
            <w:pPr>
              <w:spacing w:before="0" w:after="0"/>
              <w:jc w:val="center"/>
            </w:pPr>
            <w:proofErr w:type="spellStart"/>
            <w:r w:rsidRPr="008554FF">
              <w:t>gruen</w:t>
            </w:r>
            <w:proofErr w:type="spellEnd"/>
            <w:r w:rsidRPr="008554FF">
              <w:t xml:space="preserve">, </w:t>
            </w:r>
            <w:proofErr w:type="spellStart"/>
            <w:r w:rsidRPr="008554FF">
              <w:t>gn</w:t>
            </w:r>
            <w:proofErr w:type="spellEnd"/>
            <w:r w:rsidRPr="008554FF">
              <w:t xml:space="preserve">, </w:t>
            </w:r>
            <w:proofErr w:type="spellStart"/>
            <w:r w:rsidRPr="008554FF">
              <w:t>green</w:t>
            </w:r>
            <w:proofErr w:type="spellEnd"/>
            <w:r w:rsidRPr="008554FF">
              <w:t>, gr</w:t>
            </w:r>
            <w:ins w:id="181" w:author="Jens Höcker" w:date="2018-04-08T12:56:00Z">
              <w:r>
                <w:t>ü</w:t>
              </w:r>
            </w:ins>
            <w:del w:id="182" w:author="Jens Höcker" w:date="2018-04-08T12:56:00Z">
              <w:r w:rsidRPr="008554FF" w:rsidDel="007F30F0">
                <w:delText>\x81</w:delText>
              </w:r>
            </w:del>
            <w:r w:rsidRPr="008554FF">
              <w:t xml:space="preserve">n, </w:t>
            </w:r>
            <w:proofErr w:type="spellStart"/>
            <w:r w:rsidRPr="008554FF">
              <w:t>gr</w:t>
            </w:r>
            <w:del w:id="183" w:author="Jens Höcker" w:date="2018-04-08T12:56:00Z">
              <w:r w:rsidRPr="008554FF" w:rsidDel="007F30F0">
                <w:delText>\x9An</w:delText>
              </w:r>
            </w:del>
            <w:ins w:id="184" w:author="Jens Höcker" w:date="2018-04-08T12:56:00Z">
              <w:r>
                <w:t>Ün</w:t>
              </w:r>
            </w:ins>
            <w:proofErr w:type="spellEnd"/>
            <w:r w:rsidRPr="008554FF">
              <w:t xml:space="preserve">, </w:t>
            </w:r>
            <w:proofErr w:type="spellStart"/>
            <w:r w:rsidRPr="008554FF">
              <w:t>grun</w:t>
            </w:r>
            <w:proofErr w:type="spellEnd"/>
          </w:p>
        </w:tc>
        <w:tc>
          <w:tcPr>
            <w:tcW w:w="448" w:type="pct"/>
            <w:vAlign w:val="center"/>
            <w:tcPrChange w:id="185" w:author="Tim" w:date="2018-04-08T16:02:00Z">
              <w:tcPr>
                <w:tcW w:w="438" w:type="pct"/>
                <w:vAlign w:val="center"/>
              </w:tcPr>
            </w:tcPrChange>
          </w:tcPr>
          <w:p w14:paraId="1E24075B" w14:textId="173B4617" w:rsidR="009A3183" w:rsidRDefault="009A3183">
            <w:pPr>
              <w:spacing w:before="0" w:after="0"/>
              <w:jc w:val="center"/>
            </w:pPr>
            <w:r>
              <w:t>5</w:t>
            </w:r>
          </w:p>
        </w:tc>
        <w:tc>
          <w:tcPr>
            <w:tcW w:w="448" w:type="pct"/>
            <w:vAlign w:val="center"/>
            <w:tcPrChange w:id="186" w:author="Tim" w:date="2018-04-08T16:02:00Z">
              <w:tcPr>
                <w:tcW w:w="438" w:type="pct"/>
                <w:vAlign w:val="center"/>
              </w:tcPr>
            </w:tcPrChange>
          </w:tcPr>
          <w:p w14:paraId="673AEEB8" w14:textId="1E38417B" w:rsidR="009A3183" w:rsidRDefault="009A3183">
            <w:pPr>
              <w:spacing w:before="0" w:after="0"/>
              <w:jc w:val="center"/>
            </w:pPr>
            <w:r>
              <w:t>5</w:t>
            </w:r>
          </w:p>
        </w:tc>
        <w:tc>
          <w:tcPr>
            <w:tcW w:w="448" w:type="pct"/>
            <w:vAlign w:val="center"/>
            <w:tcPrChange w:id="187" w:author="Tim" w:date="2018-04-08T16:02:00Z">
              <w:tcPr>
                <w:tcW w:w="438" w:type="pct"/>
                <w:vAlign w:val="center"/>
              </w:tcPr>
            </w:tcPrChange>
          </w:tcPr>
          <w:p w14:paraId="5AE4FFAE" w14:textId="3415F451" w:rsidR="009A3183" w:rsidRDefault="009A3183">
            <w:pPr>
              <w:spacing w:before="0" w:after="0"/>
              <w:jc w:val="center"/>
            </w:pPr>
            <w:r>
              <w:t>5</w:t>
            </w:r>
          </w:p>
        </w:tc>
        <w:tc>
          <w:tcPr>
            <w:tcW w:w="746" w:type="pct"/>
            <w:vAlign w:val="center"/>
            <w:tcPrChange w:id="188" w:author="Tim" w:date="2018-04-08T16:02:00Z">
              <w:tcPr>
                <w:tcW w:w="729" w:type="pct"/>
                <w:vAlign w:val="center"/>
              </w:tcPr>
            </w:tcPrChange>
          </w:tcPr>
          <w:p w14:paraId="1E319333" w14:textId="3B12E479" w:rsidR="009A3183" w:rsidRDefault="009A3183">
            <w:pPr>
              <w:spacing w:before="0" w:after="0"/>
              <w:jc w:val="center"/>
            </w:pPr>
            <w:r>
              <w:t>x100k</w:t>
            </w:r>
          </w:p>
        </w:tc>
        <w:tc>
          <w:tcPr>
            <w:tcW w:w="524" w:type="pct"/>
            <w:vAlign w:val="center"/>
            <w:tcPrChange w:id="189" w:author="Tim" w:date="2018-04-08T16:02:00Z">
              <w:tcPr>
                <w:tcW w:w="512" w:type="pct"/>
                <w:vAlign w:val="center"/>
              </w:tcPr>
            </w:tcPrChange>
          </w:tcPr>
          <w:p w14:paraId="6EE8CEF6" w14:textId="051C7F9E" w:rsidR="009A3183" w:rsidRDefault="009A3183">
            <w:pPr>
              <w:spacing w:before="0" w:after="0"/>
              <w:jc w:val="center"/>
            </w:pPr>
            <w:r>
              <w:t>± 0,5%</w:t>
            </w:r>
          </w:p>
        </w:tc>
        <w:tc>
          <w:tcPr>
            <w:tcW w:w="718" w:type="pct"/>
            <w:vAlign w:val="center"/>
            <w:tcPrChange w:id="190" w:author="Tim" w:date="2018-04-08T16:02:00Z">
              <w:tcPr>
                <w:tcW w:w="363" w:type="pct"/>
                <w:vAlign w:val="center"/>
              </w:tcPr>
            </w:tcPrChange>
          </w:tcPr>
          <w:p w14:paraId="60685FE0" w14:textId="42388598" w:rsidR="009A3183" w:rsidRDefault="009A3183">
            <w:pPr>
              <w:spacing w:before="0" w:after="0"/>
              <w:jc w:val="center"/>
              <w:rPr>
                <w:ins w:id="191" w:author="Tim" w:date="2018-04-08T16:02:00Z"/>
              </w:rPr>
            </w:pPr>
            <w:ins w:id="192" w:author="Tim" w:date="2018-04-08T16:02:00Z">
              <w:r>
                <w:t>± 20</w:t>
              </w:r>
            </w:ins>
          </w:p>
        </w:tc>
      </w:tr>
      <w:tr w:rsidR="009A3183" w14:paraId="1EB2F20E" w14:textId="05BE70D9" w:rsidTr="009A3183">
        <w:tc>
          <w:tcPr>
            <w:tcW w:w="1669" w:type="pct"/>
            <w:vAlign w:val="center"/>
            <w:tcPrChange w:id="193" w:author="Tim" w:date="2018-04-08T16:02:00Z">
              <w:tcPr>
                <w:tcW w:w="1720" w:type="pct"/>
                <w:vAlign w:val="center"/>
              </w:tcPr>
            </w:tcPrChange>
          </w:tcPr>
          <w:p w14:paraId="06EB5C73" w14:textId="02ECB7B1" w:rsidR="009A3183" w:rsidRDefault="009A3183">
            <w:pPr>
              <w:spacing w:before="0" w:after="0"/>
              <w:jc w:val="center"/>
            </w:pPr>
            <w:r w:rsidRPr="008554FF">
              <w:t xml:space="preserve">blau, </w:t>
            </w:r>
            <w:proofErr w:type="spellStart"/>
            <w:r w:rsidRPr="008554FF">
              <w:t>bl</w:t>
            </w:r>
            <w:proofErr w:type="spellEnd"/>
            <w:r w:rsidRPr="008554FF">
              <w:t xml:space="preserve">, </w:t>
            </w:r>
            <w:proofErr w:type="spellStart"/>
            <w:r w:rsidRPr="008554FF">
              <w:t>blue</w:t>
            </w:r>
            <w:proofErr w:type="spellEnd"/>
            <w:r w:rsidRPr="008554FF">
              <w:t xml:space="preserve">, </w:t>
            </w:r>
            <w:proofErr w:type="spellStart"/>
            <w:r w:rsidRPr="008554FF">
              <w:t>bu</w:t>
            </w:r>
            <w:proofErr w:type="spellEnd"/>
          </w:p>
        </w:tc>
        <w:tc>
          <w:tcPr>
            <w:tcW w:w="448" w:type="pct"/>
            <w:vAlign w:val="center"/>
            <w:tcPrChange w:id="194" w:author="Tim" w:date="2018-04-08T16:02:00Z">
              <w:tcPr>
                <w:tcW w:w="438" w:type="pct"/>
                <w:vAlign w:val="center"/>
              </w:tcPr>
            </w:tcPrChange>
          </w:tcPr>
          <w:p w14:paraId="0E4659C2" w14:textId="30F25821" w:rsidR="009A3183" w:rsidRDefault="009A3183">
            <w:pPr>
              <w:spacing w:before="0" w:after="0"/>
              <w:jc w:val="center"/>
            </w:pPr>
            <w:r>
              <w:t>6</w:t>
            </w:r>
          </w:p>
        </w:tc>
        <w:tc>
          <w:tcPr>
            <w:tcW w:w="448" w:type="pct"/>
            <w:vAlign w:val="center"/>
            <w:tcPrChange w:id="195" w:author="Tim" w:date="2018-04-08T16:02:00Z">
              <w:tcPr>
                <w:tcW w:w="438" w:type="pct"/>
                <w:vAlign w:val="center"/>
              </w:tcPr>
            </w:tcPrChange>
          </w:tcPr>
          <w:p w14:paraId="3BEE20DF" w14:textId="3FE95BC1" w:rsidR="009A3183" w:rsidRDefault="009A3183">
            <w:pPr>
              <w:spacing w:before="0" w:after="0"/>
              <w:jc w:val="center"/>
            </w:pPr>
            <w:r>
              <w:t>6</w:t>
            </w:r>
          </w:p>
        </w:tc>
        <w:tc>
          <w:tcPr>
            <w:tcW w:w="448" w:type="pct"/>
            <w:vAlign w:val="center"/>
            <w:tcPrChange w:id="196" w:author="Tim" w:date="2018-04-08T16:02:00Z">
              <w:tcPr>
                <w:tcW w:w="438" w:type="pct"/>
                <w:vAlign w:val="center"/>
              </w:tcPr>
            </w:tcPrChange>
          </w:tcPr>
          <w:p w14:paraId="396FEA19" w14:textId="0E8F4195" w:rsidR="009A3183" w:rsidRDefault="009A3183">
            <w:pPr>
              <w:spacing w:before="0" w:after="0"/>
              <w:jc w:val="center"/>
            </w:pPr>
            <w:r>
              <w:t>6</w:t>
            </w:r>
          </w:p>
        </w:tc>
        <w:tc>
          <w:tcPr>
            <w:tcW w:w="746" w:type="pct"/>
            <w:vAlign w:val="center"/>
            <w:tcPrChange w:id="197" w:author="Tim" w:date="2018-04-08T16:02:00Z">
              <w:tcPr>
                <w:tcW w:w="729" w:type="pct"/>
                <w:vAlign w:val="center"/>
              </w:tcPr>
            </w:tcPrChange>
          </w:tcPr>
          <w:p w14:paraId="157487D1" w14:textId="4B992049" w:rsidR="009A3183" w:rsidRDefault="009A3183">
            <w:pPr>
              <w:spacing w:before="0" w:after="0"/>
              <w:jc w:val="center"/>
            </w:pPr>
            <w:r>
              <w:t>x1M</w:t>
            </w:r>
          </w:p>
        </w:tc>
        <w:tc>
          <w:tcPr>
            <w:tcW w:w="524" w:type="pct"/>
            <w:vAlign w:val="center"/>
            <w:tcPrChange w:id="198" w:author="Tim" w:date="2018-04-08T16:02:00Z">
              <w:tcPr>
                <w:tcW w:w="512" w:type="pct"/>
                <w:vAlign w:val="center"/>
              </w:tcPr>
            </w:tcPrChange>
          </w:tcPr>
          <w:p w14:paraId="328B2263" w14:textId="34F2FF23" w:rsidR="009A3183" w:rsidRDefault="009A3183">
            <w:pPr>
              <w:spacing w:before="0" w:after="0"/>
              <w:jc w:val="center"/>
            </w:pPr>
            <w:r>
              <w:t>± 0,25%</w:t>
            </w:r>
          </w:p>
        </w:tc>
        <w:tc>
          <w:tcPr>
            <w:tcW w:w="718" w:type="pct"/>
            <w:vAlign w:val="center"/>
            <w:tcPrChange w:id="199" w:author="Tim" w:date="2018-04-08T16:02:00Z">
              <w:tcPr>
                <w:tcW w:w="363" w:type="pct"/>
                <w:vAlign w:val="center"/>
              </w:tcPr>
            </w:tcPrChange>
          </w:tcPr>
          <w:p w14:paraId="0222AC0D" w14:textId="0D69E925" w:rsidR="009A3183" w:rsidRDefault="009A3183">
            <w:pPr>
              <w:spacing w:before="0" w:after="0"/>
              <w:jc w:val="center"/>
              <w:rPr>
                <w:ins w:id="200" w:author="Tim" w:date="2018-04-08T16:02:00Z"/>
              </w:rPr>
            </w:pPr>
            <w:ins w:id="201" w:author="Tim" w:date="2018-04-08T16:02:00Z">
              <w:r>
                <w:t>± 10</w:t>
              </w:r>
            </w:ins>
          </w:p>
        </w:tc>
      </w:tr>
      <w:tr w:rsidR="009A3183" w14:paraId="6DCD2054" w14:textId="5AD57E56" w:rsidTr="009A3183">
        <w:tc>
          <w:tcPr>
            <w:tcW w:w="1669" w:type="pct"/>
            <w:vAlign w:val="center"/>
            <w:tcPrChange w:id="202" w:author="Tim" w:date="2018-04-08T16:02:00Z">
              <w:tcPr>
                <w:tcW w:w="1720" w:type="pct"/>
                <w:vAlign w:val="center"/>
              </w:tcPr>
            </w:tcPrChange>
          </w:tcPr>
          <w:p w14:paraId="51FCBE81" w14:textId="2F705B99" w:rsidR="009A3183" w:rsidRPr="001C0968" w:rsidRDefault="009A3183">
            <w:pPr>
              <w:spacing w:before="0" w:after="0"/>
              <w:jc w:val="center"/>
              <w:rPr>
                <w:lang w:val="en-GB"/>
                <w:rPrChange w:id="203" w:author="Jens Höcker" w:date="2018-04-08T12:28:00Z">
                  <w:rPr/>
                </w:rPrChange>
              </w:rPr>
            </w:pPr>
            <w:proofErr w:type="spellStart"/>
            <w:r w:rsidRPr="001C0968">
              <w:rPr>
                <w:lang w:val="en-GB"/>
                <w:rPrChange w:id="204" w:author="Jens Höcker" w:date="2018-04-08T12:28:00Z">
                  <w:rPr/>
                </w:rPrChange>
              </w:rPr>
              <w:t>violett</w:t>
            </w:r>
            <w:proofErr w:type="spellEnd"/>
            <w:r w:rsidRPr="001C0968">
              <w:rPr>
                <w:lang w:val="en-GB"/>
                <w:rPrChange w:id="205" w:author="Jens Höcker" w:date="2018-04-08T12:28:00Z">
                  <w:rPr/>
                </w:rPrChange>
              </w:rPr>
              <w:t xml:space="preserve">, vi, </w:t>
            </w:r>
            <w:proofErr w:type="spellStart"/>
            <w:r w:rsidRPr="001C0968">
              <w:rPr>
                <w:lang w:val="en-GB"/>
                <w:rPrChange w:id="206" w:author="Jens Höcker" w:date="2018-04-08T12:28:00Z">
                  <w:rPr/>
                </w:rPrChange>
              </w:rPr>
              <w:t>voilet</w:t>
            </w:r>
            <w:proofErr w:type="spellEnd"/>
            <w:r w:rsidRPr="001C0968">
              <w:rPr>
                <w:lang w:val="en-GB"/>
                <w:rPrChange w:id="207" w:author="Jens Höcker" w:date="2018-04-08T12:28:00Z">
                  <w:rPr/>
                </w:rPrChange>
              </w:rPr>
              <w:t xml:space="preserve">, </w:t>
            </w:r>
            <w:proofErr w:type="spellStart"/>
            <w:r w:rsidRPr="001C0968">
              <w:rPr>
                <w:lang w:val="en-GB"/>
                <w:rPrChange w:id="208" w:author="Jens Höcker" w:date="2018-04-08T12:28:00Z">
                  <w:rPr/>
                </w:rPrChange>
              </w:rPr>
              <w:t>vt</w:t>
            </w:r>
            <w:proofErr w:type="spellEnd"/>
            <w:r w:rsidRPr="001C0968">
              <w:rPr>
                <w:lang w:val="en-GB"/>
                <w:rPrChange w:id="209" w:author="Jens Höcker" w:date="2018-04-08T12:28:00Z">
                  <w:rPr/>
                </w:rPrChange>
              </w:rPr>
              <w:t xml:space="preserve">, </w:t>
            </w:r>
            <w:proofErr w:type="spellStart"/>
            <w:r w:rsidRPr="001C0968">
              <w:rPr>
                <w:lang w:val="en-GB"/>
                <w:rPrChange w:id="210" w:author="Jens Höcker" w:date="2018-04-08T12:28:00Z">
                  <w:rPr/>
                </w:rPrChange>
              </w:rPr>
              <w:t>lila</w:t>
            </w:r>
            <w:proofErr w:type="spellEnd"/>
            <w:r w:rsidRPr="001C0968">
              <w:rPr>
                <w:lang w:val="en-GB"/>
                <w:rPrChange w:id="211" w:author="Jens Höcker" w:date="2018-04-08T12:28:00Z">
                  <w:rPr/>
                </w:rPrChange>
              </w:rPr>
              <w:t xml:space="preserve">, </w:t>
            </w:r>
            <w:proofErr w:type="spellStart"/>
            <w:r w:rsidRPr="001C0968">
              <w:rPr>
                <w:lang w:val="en-GB"/>
                <w:rPrChange w:id="212" w:author="Jens Höcker" w:date="2018-04-08T12:28:00Z">
                  <w:rPr/>
                </w:rPrChange>
              </w:rPr>
              <w:t>vio</w:t>
            </w:r>
            <w:proofErr w:type="spellEnd"/>
          </w:p>
        </w:tc>
        <w:tc>
          <w:tcPr>
            <w:tcW w:w="448" w:type="pct"/>
            <w:vAlign w:val="center"/>
            <w:tcPrChange w:id="213" w:author="Tim" w:date="2018-04-08T16:02:00Z">
              <w:tcPr>
                <w:tcW w:w="438" w:type="pct"/>
                <w:vAlign w:val="center"/>
              </w:tcPr>
            </w:tcPrChange>
          </w:tcPr>
          <w:p w14:paraId="68253646" w14:textId="64EEBEFA" w:rsidR="009A3183" w:rsidRDefault="009A3183">
            <w:pPr>
              <w:spacing w:before="0" w:after="0"/>
              <w:jc w:val="center"/>
            </w:pPr>
            <w:r>
              <w:t>7</w:t>
            </w:r>
          </w:p>
        </w:tc>
        <w:tc>
          <w:tcPr>
            <w:tcW w:w="448" w:type="pct"/>
            <w:vAlign w:val="center"/>
            <w:tcPrChange w:id="214" w:author="Tim" w:date="2018-04-08T16:02:00Z">
              <w:tcPr>
                <w:tcW w:w="438" w:type="pct"/>
                <w:vAlign w:val="center"/>
              </w:tcPr>
            </w:tcPrChange>
          </w:tcPr>
          <w:p w14:paraId="76A00C58" w14:textId="776B2E00" w:rsidR="009A3183" w:rsidRDefault="009A3183">
            <w:pPr>
              <w:spacing w:before="0" w:after="0"/>
              <w:jc w:val="center"/>
            </w:pPr>
            <w:r>
              <w:t>7</w:t>
            </w:r>
          </w:p>
        </w:tc>
        <w:tc>
          <w:tcPr>
            <w:tcW w:w="448" w:type="pct"/>
            <w:vAlign w:val="center"/>
            <w:tcPrChange w:id="215" w:author="Tim" w:date="2018-04-08T16:02:00Z">
              <w:tcPr>
                <w:tcW w:w="438" w:type="pct"/>
                <w:vAlign w:val="center"/>
              </w:tcPr>
            </w:tcPrChange>
          </w:tcPr>
          <w:p w14:paraId="750681E7" w14:textId="509C3393" w:rsidR="009A3183" w:rsidRDefault="009A3183">
            <w:pPr>
              <w:spacing w:before="0" w:after="0"/>
              <w:jc w:val="center"/>
            </w:pPr>
            <w:r>
              <w:t>7</w:t>
            </w:r>
          </w:p>
        </w:tc>
        <w:tc>
          <w:tcPr>
            <w:tcW w:w="746" w:type="pct"/>
            <w:vAlign w:val="center"/>
            <w:tcPrChange w:id="216" w:author="Tim" w:date="2018-04-08T16:02:00Z">
              <w:tcPr>
                <w:tcW w:w="729" w:type="pct"/>
                <w:vAlign w:val="center"/>
              </w:tcPr>
            </w:tcPrChange>
          </w:tcPr>
          <w:p w14:paraId="15B27787" w14:textId="04167EF6" w:rsidR="009A3183" w:rsidRDefault="009A3183">
            <w:pPr>
              <w:spacing w:before="0" w:after="0"/>
              <w:jc w:val="center"/>
            </w:pPr>
            <w:r>
              <w:t>x10M</w:t>
            </w:r>
          </w:p>
        </w:tc>
        <w:tc>
          <w:tcPr>
            <w:tcW w:w="524" w:type="pct"/>
            <w:vAlign w:val="center"/>
            <w:tcPrChange w:id="217" w:author="Tim" w:date="2018-04-08T16:02:00Z">
              <w:tcPr>
                <w:tcW w:w="512" w:type="pct"/>
                <w:vAlign w:val="center"/>
              </w:tcPr>
            </w:tcPrChange>
          </w:tcPr>
          <w:p w14:paraId="7AA02C36" w14:textId="2B67057E" w:rsidR="009A3183" w:rsidRDefault="009A3183">
            <w:pPr>
              <w:spacing w:before="0" w:after="0"/>
              <w:jc w:val="center"/>
            </w:pPr>
            <w:r>
              <w:t>± 0,10%</w:t>
            </w:r>
          </w:p>
        </w:tc>
        <w:tc>
          <w:tcPr>
            <w:tcW w:w="718" w:type="pct"/>
            <w:vAlign w:val="center"/>
            <w:tcPrChange w:id="218" w:author="Tim" w:date="2018-04-08T16:02:00Z">
              <w:tcPr>
                <w:tcW w:w="363" w:type="pct"/>
                <w:vAlign w:val="center"/>
              </w:tcPr>
            </w:tcPrChange>
          </w:tcPr>
          <w:p w14:paraId="34A1E2D3" w14:textId="3321EA83" w:rsidR="009A3183" w:rsidRDefault="009A3183">
            <w:pPr>
              <w:spacing w:before="0" w:after="0"/>
              <w:jc w:val="center"/>
              <w:rPr>
                <w:ins w:id="219" w:author="Tim" w:date="2018-04-08T16:02:00Z"/>
              </w:rPr>
            </w:pPr>
            <w:ins w:id="220" w:author="Tim" w:date="2018-04-08T16:02:00Z">
              <w:r>
                <w:t>± 5</w:t>
              </w:r>
            </w:ins>
          </w:p>
        </w:tc>
      </w:tr>
      <w:tr w:rsidR="009A3183" w14:paraId="6C4B045F" w14:textId="3A8766FD" w:rsidTr="009A3183">
        <w:tc>
          <w:tcPr>
            <w:tcW w:w="1669" w:type="pct"/>
            <w:vAlign w:val="center"/>
            <w:tcPrChange w:id="221" w:author="Tim" w:date="2018-04-08T16:02:00Z">
              <w:tcPr>
                <w:tcW w:w="1720" w:type="pct"/>
                <w:vAlign w:val="center"/>
              </w:tcPr>
            </w:tcPrChange>
          </w:tcPr>
          <w:p w14:paraId="715E3B83" w14:textId="6FD9F1DC" w:rsidR="009A3183" w:rsidRDefault="009A3183">
            <w:pPr>
              <w:spacing w:before="0" w:after="0"/>
              <w:jc w:val="center"/>
            </w:pPr>
            <w:r w:rsidRPr="008554FF">
              <w:t xml:space="preserve">grau, </w:t>
            </w:r>
            <w:proofErr w:type="spellStart"/>
            <w:r w:rsidRPr="008554FF">
              <w:t>gr</w:t>
            </w:r>
            <w:proofErr w:type="spellEnd"/>
            <w:r w:rsidRPr="008554FF">
              <w:t xml:space="preserve">, </w:t>
            </w:r>
            <w:proofErr w:type="spellStart"/>
            <w:r w:rsidRPr="008554FF">
              <w:t>grey</w:t>
            </w:r>
            <w:proofErr w:type="spellEnd"/>
            <w:r w:rsidRPr="008554FF">
              <w:t xml:space="preserve">, </w:t>
            </w:r>
            <w:proofErr w:type="spellStart"/>
            <w:r w:rsidRPr="008554FF">
              <w:t>gy</w:t>
            </w:r>
            <w:proofErr w:type="spellEnd"/>
          </w:p>
        </w:tc>
        <w:tc>
          <w:tcPr>
            <w:tcW w:w="448" w:type="pct"/>
            <w:vAlign w:val="center"/>
            <w:tcPrChange w:id="222" w:author="Tim" w:date="2018-04-08T16:02:00Z">
              <w:tcPr>
                <w:tcW w:w="438" w:type="pct"/>
                <w:vAlign w:val="center"/>
              </w:tcPr>
            </w:tcPrChange>
          </w:tcPr>
          <w:p w14:paraId="471DFA50" w14:textId="742EE7E5" w:rsidR="009A3183" w:rsidRDefault="009A3183">
            <w:pPr>
              <w:spacing w:before="0" w:after="0"/>
              <w:jc w:val="center"/>
            </w:pPr>
            <w:r>
              <w:t>8</w:t>
            </w:r>
          </w:p>
        </w:tc>
        <w:tc>
          <w:tcPr>
            <w:tcW w:w="448" w:type="pct"/>
            <w:vAlign w:val="center"/>
            <w:tcPrChange w:id="223" w:author="Tim" w:date="2018-04-08T16:02:00Z">
              <w:tcPr>
                <w:tcW w:w="438" w:type="pct"/>
                <w:vAlign w:val="center"/>
              </w:tcPr>
            </w:tcPrChange>
          </w:tcPr>
          <w:p w14:paraId="6418B44A" w14:textId="2202D820" w:rsidR="009A3183" w:rsidRDefault="009A3183">
            <w:pPr>
              <w:spacing w:before="0" w:after="0"/>
              <w:jc w:val="center"/>
            </w:pPr>
            <w:r>
              <w:t>8</w:t>
            </w:r>
          </w:p>
        </w:tc>
        <w:tc>
          <w:tcPr>
            <w:tcW w:w="448" w:type="pct"/>
            <w:vAlign w:val="center"/>
            <w:tcPrChange w:id="224" w:author="Tim" w:date="2018-04-08T16:02:00Z">
              <w:tcPr>
                <w:tcW w:w="438" w:type="pct"/>
                <w:vAlign w:val="center"/>
              </w:tcPr>
            </w:tcPrChange>
          </w:tcPr>
          <w:p w14:paraId="22C963EF" w14:textId="23C77917" w:rsidR="009A3183" w:rsidRDefault="009A3183">
            <w:pPr>
              <w:spacing w:before="0" w:after="0"/>
              <w:jc w:val="center"/>
            </w:pPr>
            <w:r>
              <w:t>8</w:t>
            </w:r>
          </w:p>
        </w:tc>
        <w:tc>
          <w:tcPr>
            <w:tcW w:w="746" w:type="pct"/>
            <w:vAlign w:val="center"/>
            <w:tcPrChange w:id="225" w:author="Tim" w:date="2018-04-08T16:02:00Z">
              <w:tcPr>
                <w:tcW w:w="729" w:type="pct"/>
                <w:vAlign w:val="center"/>
              </w:tcPr>
            </w:tcPrChange>
          </w:tcPr>
          <w:p w14:paraId="230B94A1" w14:textId="34AE27C6" w:rsidR="009A3183" w:rsidRDefault="009A3183">
            <w:pPr>
              <w:spacing w:before="0" w:after="0"/>
              <w:jc w:val="center"/>
            </w:pPr>
            <w:r>
              <w:t>x100M</w:t>
            </w:r>
          </w:p>
        </w:tc>
        <w:tc>
          <w:tcPr>
            <w:tcW w:w="524" w:type="pct"/>
            <w:vAlign w:val="center"/>
            <w:tcPrChange w:id="226" w:author="Tim" w:date="2018-04-08T16:02:00Z">
              <w:tcPr>
                <w:tcW w:w="512" w:type="pct"/>
                <w:vAlign w:val="center"/>
              </w:tcPr>
            </w:tcPrChange>
          </w:tcPr>
          <w:p w14:paraId="0E519EF0" w14:textId="49ECA9AA" w:rsidR="009A3183" w:rsidRDefault="009A3183">
            <w:pPr>
              <w:spacing w:before="0" w:after="0"/>
              <w:jc w:val="center"/>
            </w:pPr>
            <w:r>
              <w:t>± 0,05%</w:t>
            </w:r>
          </w:p>
        </w:tc>
        <w:tc>
          <w:tcPr>
            <w:tcW w:w="718" w:type="pct"/>
            <w:vAlign w:val="center"/>
            <w:tcPrChange w:id="227" w:author="Tim" w:date="2018-04-08T16:02:00Z">
              <w:tcPr>
                <w:tcW w:w="363" w:type="pct"/>
                <w:vAlign w:val="center"/>
              </w:tcPr>
            </w:tcPrChange>
          </w:tcPr>
          <w:p w14:paraId="095EBDB9" w14:textId="372E74AA" w:rsidR="009A3183" w:rsidRDefault="009A3183">
            <w:pPr>
              <w:spacing w:before="0" w:after="0"/>
              <w:jc w:val="center"/>
              <w:rPr>
                <w:ins w:id="228" w:author="Tim" w:date="2018-04-08T16:02:00Z"/>
              </w:rPr>
            </w:pPr>
            <w:ins w:id="229" w:author="Tim" w:date="2018-04-08T16:02:00Z">
              <w:r>
                <w:t>± 1</w:t>
              </w:r>
            </w:ins>
          </w:p>
        </w:tc>
      </w:tr>
      <w:tr w:rsidR="009A3183" w14:paraId="6FFEBFC6" w14:textId="065270A8" w:rsidTr="009A3183">
        <w:tc>
          <w:tcPr>
            <w:tcW w:w="1669" w:type="pct"/>
            <w:vAlign w:val="center"/>
            <w:tcPrChange w:id="230" w:author="Tim" w:date="2018-04-08T16:02:00Z">
              <w:tcPr>
                <w:tcW w:w="1720" w:type="pct"/>
                <w:vAlign w:val="center"/>
              </w:tcPr>
            </w:tcPrChange>
          </w:tcPr>
          <w:p w14:paraId="14F3B0A4" w14:textId="298A406F" w:rsidR="009A3183" w:rsidRPr="001C0968" w:rsidRDefault="009A3183">
            <w:pPr>
              <w:spacing w:before="0" w:after="0"/>
              <w:jc w:val="center"/>
              <w:rPr>
                <w:lang w:val="en-GB"/>
                <w:rPrChange w:id="231" w:author="Jens Höcker" w:date="2018-04-08T12:28:00Z">
                  <w:rPr/>
                </w:rPrChange>
              </w:rPr>
            </w:pPr>
            <w:proofErr w:type="spellStart"/>
            <w:r w:rsidRPr="001C0968">
              <w:rPr>
                <w:lang w:val="en-GB"/>
                <w:rPrChange w:id="232" w:author="Jens Höcker" w:date="2018-04-08T12:28:00Z">
                  <w:rPr/>
                </w:rPrChange>
              </w:rPr>
              <w:t>weiss</w:t>
            </w:r>
            <w:proofErr w:type="spellEnd"/>
            <w:r w:rsidRPr="001C0968">
              <w:rPr>
                <w:lang w:val="en-GB"/>
                <w:rPrChange w:id="233" w:author="Jens Höcker" w:date="2018-04-08T12:28:00Z">
                  <w:rPr/>
                </w:rPrChange>
              </w:rPr>
              <w:t xml:space="preserve">, </w:t>
            </w:r>
            <w:proofErr w:type="spellStart"/>
            <w:r w:rsidRPr="001C0968">
              <w:rPr>
                <w:lang w:val="en-GB"/>
                <w:rPrChange w:id="234" w:author="Jens Höcker" w:date="2018-04-08T12:28:00Z">
                  <w:rPr/>
                </w:rPrChange>
              </w:rPr>
              <w:t>ws</w:t>
            </w:r>
            <w:proofErr w:type="spellEnd"/>
            <w:r w:rsidRPr="001C0968">
              <w:rPr>
                <w:lang w:val="en-GB"/>
                <w:rPrChange w:id="235" w:author="Jens Höcker" w:date="2018-04-08T12:28:00Z">
                  <w:rPr/>
                </w:rPrChange>
              </w:rPr>
              <w:t xml:space="preserve">, white, </w:t>
            </w:r>
            <w:proofErr w:type="spellStart"/>
            <w:r w:rsidRPr="001C0968">
              <w:rPr>
                <w:lang w:val="en-GB"/>
                <w:rPrChange w:id="236" w:author="Jens Höcker" w:date="2018-04-08T12:28:00Z">
                  <w:rPr/>
                </w:rPrChange>
              </w:rPr>
              <w:t>wh</w:t>
            </w:r>
            <w:proofErr w:type="spellEnd"/>
            <w:r w:rsidRPr="001C0968">
              <w:rPr>
                <w:lang w:val="en-GB"/>
                <w:rPrChange w:id="237" w:author="Jens Höcker" w:date="2018-04-08T12:28:00Z">
                  <w:rPr/>
                </w:rPrChange>
              </w:rPr>
              <w:t xml:space="preserve">, </w:t>
            </w:r>
            <w:proofErr w:type="spellStart"/>
            <w:r w:rsidRPr="001C0968">
              <w:rPr>
                <w:lang w:val="en-GB"/>
                <w:rPrChange w:id="238" w:author="Jens Höcker" w:date="2018-04-08T12:28:00Z">
                  <w:rPr/>
                </w:rPrChange>
              </w:rPr>
              <w:t>weis</w:t>
            </w:r>
            <w:proofErr w:type="spellEnd"/>
          </w:p>
        </w:tc>
        <w:tc>
          <w:tcPr>
            <w:tcW w:w="448" w:type="pct"/>
            <w:vAlign w:val="center"/>
            <w:tcPrChange w:id="239" w:author="Tim" w:date="2018-04-08T16:02:00Z">
              <w:tcPr>
                <w:tcW w:w="438" w:type="pct"/>
                <w:vAlign w:val="center"/>
              </w:tcPr>
            </w:tcPrChange>
          </w:tcPr>
          <w:p w14:paraId="63CC4E6E" w14:textId="71B75B74" w:rsidR="009A3183" w:rsidRDefault="009A3183">
            <w:pPr>
              <w:spacing w:before="0" w:after="0"/>
              <w:jc w:val="center"/>
            </w:pPr>
            <w:r>
              <w:t>9</w:t>
            </w:r>
          </w:p>
        </w:tc>
        <w:tc>
          <w:tcPr>
            <w:tcW w:w="448" w:type="pct"/>
            <w:vAlign w:val="center"/>
            <w:tcPrChange w:id="240" w:author="Tim" w:date="2018-04-08T16:02:00Z">
              <w:tcPr>
                <w:tcW w:w="438" w:type="pct"/>
                <w:vAlign w:val="center"/>
              </w:tcPr>
            </w:tcPrChange>
          </w:tcPr>
          <w:p w14:paraId="2FE9BD69" w14:textId="1211009B" w:rsidR="009A3183" w:rsidRDefault="009A3183">
            <w:pPr>
              <w:spacing w:before="0" w:after="0"/>
              <w:jc w:val="center"/>
            </w:pPr>
            <w:r>
              <w:t>9</w:t>
            </w:r>
          </w:p>
        </w:tc>
        <w:tc>
          <w:tcPr>
            <w:tcW w:w="448" w:type="pct"/>
            <w:vAlign w:val="center"/>
            <w:tcPrChange w:id="241" w:author="Tim" w:date="2018-04-08T16:02:00Z">
              <w:tcPr>
                <w:tcW w:w="438" w:type="pct"/>
                <w:vAlign w:val="center"/>
              </w:tcPr>
            </w:tcPrChange>
          </w:tcPr>
          <w:p w14:paraId="35142AC1" w14:textId="18613870" w:rsidR="009A3183" w:rsidRDefault="009A3183">
            <w:pPr>
              <w:spacing w:before="0" w:after="0"/>
              <w:jc w:val="center"/>
            </w:pPr>
            <w:r>
              <w:t>9</w:t>
            </w:r>
          </w:p>
        </w:tc>
        <w:tc>
          <w:tcPr>
            <w:tcW w:w="746" w:type="pct"/>
            <w:vAlign w:val="center"/>
            <w:tcPrChange w:id="242" w:author="Tim" w:date="2018-04-08T16:02:00Z">
              <w:tcPr>
                <w:tcW w:w="729" w:type="pct"/>
                <w:vAlign w:val="center"/>
              </w:tcPr>
            </w:tcPrChange>
          </w:tcPr>
          <w:p w14:paraId="61B8FE23" w14:textId="516264BD" w:rsidR="009A3183" w:rsidRDefault="009A3183">
            <w:pPr>
              <w:spacing w:before="0" w:after="0"/>
              <w:jc w:val="center"/>
            </w:pPr>
            <w:r>
              <w:t>x1G</w:t>
            </w:r>
          </w:p>
        </w:tc>
        <w:tc>
          <w:tcPr>
            <w:tcW w:w="524" w:type="pct"/>
            <w:vAlign w:val="center"/>
            <w:tcPrChange w:id="243" w:author="Tim" w:date="2018-04-08T16:02:00Z">
              <w:tcPr>
                <w:tcW w:w="512" w:type="pct"/>
                <w:vAlign w:val="center"/>
              </w:tcPr>
            </w:tcPrChange>
          </w:tcPr>
          <w:p w14:paraId="10FA5E42" w14:textId="13011C65" w:rsidR="009A3183" w:rsidRDefault="009A3183">
            <w:pPr>
              <w:spacing w:before="0" w:after="0"/>
              <w:jc w:val="center"/>
            </w:pPr>
          </w:p>
        </w:tc>
        <w:tc>
          <w:tcPr>
            <w:tcW w:w="718" w:type="pct"/>
            <w:vAlign w:val="center"/>
            <w:tcPrChange w:id="244" w:author="Tim" w:date="2018-04-08T16:02:00Z">
              <w:tcPr>
                <w:tcW w:w="363" w:type="pct"/>
                <w:vAlign w:val="center"/>
              </w:tcPr>
            </w:tcPrChange>
          </w:tcPr>
          <w:p w14:paraId="4B227137" w14:textId="77777777" w:rsidR="009A3183" w:rsidRDefault="009A3183">
            <w:pPr>
              <w:spacing w:before="0" w:after="0"/>
              <w:jc w:val="center"/>
              <w:rPr>
                <w:ins w:id="245" w:author="Tim" w:date="2018-04-08T16:02:00Z"/>
              </w:rPr>
            </w:pPr>
          </w:p>
        </w:tc>
      </w:tr>
      <w:tr w:rsidR="009A3183" w14:paraId="5398B771" w14:textId="78FA2F00" w:rsidTr="009A3183">
        <w:tc>
          <w:tcPr>
            <w:tcW w:w="1669" w:type="pct"/>
            <w:vAlign w:val="center"/>
            <w:tcPrChange w:id="246" w:author="Tim" w:date="2018-04-08T16:02:00Z">
              <w:tcPr>
                <w:tcW w:w="1720" w:type="pct"/>
                <w:vAlign w:val="center"/>
              </w:tcPr>
            </w:tcPrChange>
          </w:tcPr>
          <w:p w14:paraId="1B0FF8CE" w14:textId="084CF01B" w:rsidR="009A3183" w:rsidRDefault="009A3183">
            <w:pPr>
              <w:spacing w:before="0" w:after="0"/>
              <w:jc w:val="center"/>
            </w:pPr>
            <w:proofErr w:type="spellStart"/>
            <w:r w:rsidRPr="008554FF">
              <w:t>gold</w:t>
            </w:r>
            <w:proofErr w:type="spellEnd"/>
            <w:r w:rsidRPr="008554FF">
              <w:t xml:space="preserve">, au, </w:t>
            </w:r>
            <w:proofErr w:type="spellStart"/>
            <w:r w:rsidRPr="008554FF">
              <w:t>go</w:t>
            </w:r>
            <w:proofErr w:type="spellEnd"/>
            <w:r w:rsidRPr="008554FF">
              <w:t xml:space="preserve">, </w:t>
            </w:r>
            <w:proofErr w:type="spellStart"/>
            <w:r w:rsidRPr="008554FF">
              <w:t>gd</w:t>
            </w:r>
            <w:proofErr w:type="spellEnd"/>
          </w:p>
        </w:tc>
        <w:tc>
          <w:tcPr>
            <w:tcW w:w="448" w:type="pct"/>
            <w:vAlign w:val="center"/>
            <w:tcPrChange w:id="247" w:author="Tim" w:date="2018-04-08T16:02:00Z">
              <w:tcPr>
                <w:tcW w:w="438" w:type="pct"/>
                <w:vAlign w:val="center"/>
              </w:tcPr>
            </w:tcPrChange>
          </w:tcPr>
          <w:p w14:paraId="4EC8C3A3" w14:textId="77777777" w:rsidR="009A3183" w:rsidRDefault="009A3183">
            <w:pPr>
              <w:spacing w:before="0" w:after="0"/>
              <w:jc w:val="center"/>
            </w:pPr>
          </w:p>
        </w:tc>
        <w:tc>
          <w:tcPr>
            <w:tcW w:w="448" w:type="pct"/>
            <w:vAlign w:val="center"/>
            <w:tcPrChange w:id="248" w:author="Tim" w:date="2018-04-08T16:02:00Z">
              <w:tcPr>
                <w:tcW w:w="438" w:type="pct"/>
                <w:vAlign w:val="center"/>
              </w:tcPr>
            </w:tcPrChange>
          </w:tcPr>
          <w:p w14:paraId="07062507" w14:textId="77777777" w:rsidR="009A3183" w:rsidRDefault="009A3183">
            <w:pPr>
              <w:spacing w:before="0" w:after="0"/>
              <w:jc w:val="center"/>
            </w:pPr>
          </w:p>
        </w:tc>
        <w:tc>
          <w:tcPr>
            <w:tcW w:w="448" w:type="pct"/>
            <w:vAlign w:val="center"/>
            <w:tcPrChange w:id="249" w:author="Tim" w:date="2018-04-08T16:02:00Z">
              <w:tcPr>
                <w:tcW w:w="438" w:type="pct"/>
                <w:vAlign w:val="center"/>
              </w:tcPr>
            </w:tcPrChange>
          </w:tcPr>
          <w:p w14:paraId="11C724BC" w14:textId="77777777" w:rsidR="009A3183" w:rsidRDefault="009A3183">
            <w:pPr>
              <w:spacing w:before="0" w:after="0"/>
              <w:jc w:val="center"/>
            </w:pPr>
          </w:p>
        </w:tc>
        <w:tc>
          <w:tcPr>
            <w:tcW w:w="746" w:type="pct"/>
            <w:vAlign w:val="center"/>
            <w:tcPrChange w:id="250" w:author="Tim" w:date="2018-04-08T16:02:00Z">
              <w:tcPr>
                <w:tcW w:w="729" w:type="pct"/>
                <w:vAlign w:val="center"/>
              </w:tcPr>
            </w:tcPrChange>
          </w:tcPr>
          <w:p w14:paraId="1FD8F3B3" w14:textId="1CA01E13" w:rsidR="009A3183" w:rsidRDefault="009A3183">
            <w:pPr>
              <w:spacing w:before="0" w:after="0"/>
              <w:jc w:val="center"/>
            </w:pPr>
            <w:r>
              <w:t>x0.1</w:t>
            </w:r>
          </w:p>
        </w:tc>
        <w:tc>
          <w:tcPr>
            <w:tcW w:w="524" w:type="pct"/>
            <w:vAlign w:val="center"/>
            <w:tcPrChange w:id="251" w:author="Tim" w:date="2018-04-08T16:02:00Z">
              <w:tcPr>
                <w:tcW w:w="512" w:type="pct"/>
                <w:vAlign w:val="center"/>
              </w:tcPr>
            </w:tcPrChange>
          </w:tcPr>
          <w:p w14:paraId="6109E4BB" w14:textId="2D7CF563" w:rsidR="009A3183" w:rsidRDefault="009A3183">
            <w:pPr>
              <w:spacing w:before="0" w:after="0"/>
              <w:jc w:val="center"/>
            </w:pPr>
            <w:r>
              <w:t>± 5%</w:t>
            </w:r>
          </w:p>
        </w:tc>
        <w:tc>
          <w:tcPr>
            <w:tcW w:w="718" w:type="pct"/>
            <w:vAlign w:val="center"/>
            <w:tcPrChange w:id="252" w:author="Tim" w:date="2018-04-08T16:02:00Z">
              <w:tcPr>
                <w:tcW w:w="363" w:type="pct"/>
                <w:vAlign w:val="center"/>
              </w:tcPr>
            </w:tcPrChange>
          </w:tcPr>
          <w:p w14:paraId="50CDDA65" w14:textId="77777777" w:rsidR="009A3183" w:rsidRDefault="009A3183">
            <w:pPr>
              <w:spacing w:before="0" w:after="0"/>
              <w:jc w:val="center"/>
              <w:rPr>
                <w:ins w:id="253" w:author="Tim" w:date="2018-04-08T16:02:00Z"/>
              </w:rPr>
            </w:pPr>
          </w:p>
        </w:tc>
      </w:tr>
      <w:tr w:rsidR="009A3183" w14:paraId="4BF12B58" w14:textId="1F17C1D4" w:rsidTr="009A3183">
        <w:tc>
          <w:tcPr>
            <w:tcW w:w="1669" w:type="pct"/>
            <w:vAlign w:val="center"/>
            <w:tcPrChange w:id="254" w:author="Tim" w:date="2018-04-08T16:02:00Z">
              <w:tcPr>
                <w:tcW w:w="1720" w:type="pct"/>
                <w:vAlign w:val="center"/>
              </w:tcPr>
            </w:tcPrChange>
          </w:tcPr>
          <w:p w14:paraId="24C25E44" w14:textId="125E11C1" w:rsidR="009A3183" w:rsidRDefault="009A3183">
            <w:pPr>
              <w:spacing w:before="0" w:after="0"/>
              <w:jc w:val="center"/>
            </w:pPr>
            <w:proofErr w:type="spellStart"/>
            <w:r w:rsidRPr="008554FF">
              <w:t>silber</w:t>
            </w:r>
            <w:proofErr w:type="spellEnd"/>
            <w:r w:rsidRPr="008554FF">
              <w:t xml:space="preserve">, si, </w:t>
            </w:r>
            <w:proofErr w:type="spellStart"/>
            <w:r w:rsidRPr="008554FF">
              <w:t>silver</w:t>
            </w:r>
            <w:proofErr w:type="spellEnd"/>
            <w:r w:rsidRPr="008554FF">
              <w:t xml:space="preserve">, </w:t>
            </w:r>
            <w:proofErr w:type="spellStart"/>
            <w:r w:rsidRPr="008554FF">
              <w:t>sr</w:t>
            </w:r>
            <w:proofErr w:type="spellEnd"/>
            <w:r w:rsidRPr="008554FF">
              <w:t xml:space="preserve">, </w:t>
            </w:r>
            <w:proofErr w:type="spellStart"/>
            <w:r w:rsidRPr="008554FF">
              <w:t>ag</w:t>
            </w:r>
            <w:proofErr w:type="spellEnd"/>
          </w:p>
        </w:tc>
        <w:tc>
          <w:tcPr>
            <w:tcW w:w="448" w:type="pct"/>
            <w:vAlign w:val="center"/>
            <w:tcPrChange w:id="255" w:author="Tim" w:date="2018-04-08T16:02:00Z">
              <w:tcPr>
                <w:tcW w:w="438" w:type="pct"/>
                <w:vAlign w:val="center"/>
              </w:tcPr>
            </w:tcPrChange>
          </w:tcPr>
          <w:p w14:paraId="4FA725FA" w14:textId="77777777" w:rsidR="009A3183" w:rsidRDefault="009A3183">
            <w:pPr>
              <w:spacing w:before="0" w:after="0"/>
              <w:jc w:val="center"/>
            </w:pPr>
          </w:p>
        </w:tc>
        <w:tc>
          <w:tcPr>
            <w:tcW w:w="448" w:type="pct"/>
            <w:vAlign w:val="center"/>
            <w:tcPrChange w:id="256" w:author="Tim" w:date="2018-04-08T16:02:00Z">
              <w:tcPr>
                <w:tcW w:w="438" w:type="pct"/>
                <w:vAlign w:val="center"/>
              </w:tcPr>
            </w:tcPrChange>
          </w:tcPr>
          <w:p w14:paraId="5A68C867" w14:textId="77777777" w:rsidR="009A3183" w:rsidRDefault="009A3183">
            <w:pPr>
              <w:spacing w:before="0" w:after="0"/>
              <w:jc w:val="center"/>
            </w:pPr>
          </w:p>
        </w:tc>
        <w:tc>
          <w:tcPr>
            <w:tcW w:w="448" w:type="pct"/>
            <w:vAlign w:val="center"/>
            <w:tcPrChange w:id="257" w:author="Tim" w:date="2018-04-08T16:02:00Z">
              <w:tcPr>
                <w:tcW w:w="438" w:type="pct"/>
                <w:vAlign w:val="center"/>
              </w:tcPr>
            </w:tcPrChange>
          </w:tcPr>
          <w:p w14:paraId="00DCF66E" w14:textId="77777777" w:rsidR="009A3183" w:rsidRDefault="009A3183">
            <w:pPr>
              <w:spacing w:before="0" w:after="0"/>
              <w:jc w:val="center"/>
            </w:pPr>
          </w:p>
        </w:tc>
        <w:tc>
          <w:tcPr>
            <w:tcW w:w="746" w:type="pct"/>
            <w:vAlign w:val="center"/>
            <w:tcPrChange w:id="258" w:author="Tim" w:date="2018-04-08T16:02:00Z">
              <w:tcPr>
                <w:tcW w:w="729" w:type="pct"/>
                <w:vAlign w:val="center"/>
              </w:tcPr>
            </w:tcPrChange>
          </w:tcPr>
          <w:p w14:paraId="37E699BA" w14:textId="02DA23A2" w:rsidR="009A3183" w:rsidRDefault="009A3183">
            <w:pPr>
              <w:spacing w:before="0" w:after="0"/>
              <w:jc w:val="center"/>
            </w:pPr>
            <w:r>
              <w:t>x0.01</w:t>
            </w:r>
          </w:p>
        </w:tc>
        <w:tc>
          <w:tcPr>
            <w:tcW w:w="524" w:type="pct"/>
            <w:vAlign w:val="center"/>
            <w:tcPrChange w:id="259" w:author="Tim" w:date="2018-04-08T16:02:00Z">
              <w:tcPr>
                <w:tcW w:w="512" w:type="pct"/>
                <w:vAlign w:val="center"/>
              </w:tcPr>
            </w:tcPrChange>
          </w:tcPr>
          <w:p w14:paraId="24A43E27" w14:textId="7A5285BA" w:rsidR="009A3183" w:rsidRDefault="009A3183">
            <w:pPr>
              <w:spacing w:before="0" w:after="0"/>
              <w:jc w:val="center"/>
            </w:pPr>
            <w:r>
              <w:t>± 10%</w:t>
            </w:r>
          </w:p>
        </w:tc>
        <w:tc>
          <w:tcPr>
            <w:tcW w:w="718" w:type="pct"/>
            <w:vAlign w:val="center"/>
            <w:tcPrChange w:id="260" w:author="Tim" w:date="2018-04-08T16:02:00Z">
              <w:tcPr>
                <w:tcW w:w="363" w:type="pct"/>
                <w:vAlign w:val="center"/>
              </w:tcPr>
            </w:tcPrChange>
          </w:tcPr>
          <w:p w14:paraId="2FD82B77" w14:textId="77777777" w:rsidR="009A3183" w:rsidRDefault="009A3183">
            <w:pPr>
              <w:spacing w:before="0" w:after="0"/>
              <w:jc w:val="center"/>
              <w:rPr>
                <w:ins w:id="261" w:author="Tim" w:date="2018-04-08T16:02:00Z"/>
              </w:rPr>
            </w:pPr>
          </w:p>
        </w:tc>
      </w:tr>
    </w:tbl>
    <w:p w14:paraId="178D8D46" w14:textId="0B5D8EB4" w:rsidR="00F35BFF" w:rsidRPr="00E66A37" w:rsidRDefault="007F30F0" w:rsidP="00E66A37">
      <w:ins w:id="262" w:author="Jens Höcker" w:date="2018-04-08T12:56:00Z">
        <w:r>
          <w:t xml:space="preserve">Das einlesen der Eingabe beinhaltet die Wandlung nach </w:t>
        </w:r>
      </w:ins>
      <w:ins w:id="263" w:author="Jens Höcker" w:date="2018-04-08T12:57:00Z">
        <w:r>
          <w:t>Kleinbuchstaben. Damit ist Groß-und Kleinschreibung egal. Die Ausnahme bildet das ‚Ü‘. Zur Wandlung nach Kleinbuchstaben</w:t>
        </w:r>
      </w:ins>
      <w:ins w:id="264" w:author="Jens Höcker" w:date="2018-04-08T12:58:00Z">
        <w:r>
          <w:t xml:space="preserve"> wird eine Funktion verwendet die keine Umlaute unterstützt.</w:t>
        </w:r>
      </w:ins>
    </w:p>
    <w:p w14:paraId="61662CF9" w14:textId="4F4949B3" w:rsidR="00BE334A" w:rsidRDefault="00D8763F" w:rsidP="00D8763F">
      <w:pPr>
        <w:pStyle w:val="berschrift3"/>
      </w:pPr>
      <w:bookmarkStart w:id="265" w:name="_Toc510952428"/>
      <w:r>
        <w:t>Verarbeitung der Eingabe</w:t>
      </w:r>
      <w:bookmarkEnd w:id="265"/>
      <w:ins w:id="266" w:author="Jens Höcker" w:date="2018-04-08T12:58:00Z">
        <w:r w:rsidR="007F30F0">
          <w:t xml:space="preserve"> </w:t>
        </w:r>
      </w:ins>
    </w:p>
    <w:p w14:paraId="1DAF3734" w14:textId="50DF9DFC" w:rsidR="00933A80" w:rsidRDefault="00933A80" w:rsidP="00933A80">
      <w:r>
        <w:t>Zuerst wird die Eingabe in ihre vier Farbringe</w:t>
      </w:r>
      <w:ins w:id="267" w:author="Jens Höcker" w:date="2018-04-08T12:58:00Z">
        <w:r w:rsidR="007F30F0">
          <w:t xml:space="preserve"> (Programm-Grundversion)</w:t>
        </w:r>
      </w:ins>
      <w:r>
        <w:t xml:space="preserve"> aufgeteilt. Danach werden die </w:t>
      </w:r>
      <w:r w:rsidR="00234535">
        <w:t xml:space="preserve">einzelnen </w:t>
      </w:r>
      <w:r>
        <w:t>Farb</w:t>
      </w:r>
      <w:r w:rsidR="00234535">
        <w:t>ringe</w:t>
      </w:r>
      <w:r>
        <w:t xml:space="preserve"> in ihre korrespondierenden </w:t>
      </w:r>
      <w:r w:rsidR="00234535">
        <w:t>Zahlen mit Hilfe eines 2-dimensionalen Arrays</w:t>
      </w:r>
      <w:del w:id="268" w:author="Jens Höcker" w:date="2018-04-08T13:00:00Z">
        <w:r w:rsidR="00234535" w:rsidDel="00EE0EC6">
          <w:delText xml:space="preserve"> </w:delText>
        </w:r>
      </w:del>
      <w:ins w:id="269" w:author="Jens Höcker" w:date="2018-04-08T13:00:00Z">
        <w:r w:rsidR="00EE0EC6">
          <w:t>-</w:t>
        </w:r>
      </w:ins>
      <w:proofErr w:type="spellStart"/>
      <w:ins w:id="270" w:author="Jens Höcker" w:date="2018-04-08T12:59:00Z">
        <w:r w:rsidR="00EE0EC6">
          <w:t>of</w:t>
        </w:r>
      </w:ins>
      <w:proofErr w:type="spellEnd"/>
      <w:ins w:id="271" w:author="Jens Höcker" w:date="2018-04-08T13:00:00Z">
        <w:r w:rsidR="00EE0EC6">
          <w:t>-</w:t>
        </w:r>
      </w:ins>
      <w:ins w:id="272" w:author="Jens Höcker" w:date="2018-04-08T12:59:00Z">
        <w:r w:rsidR="00EE0EC6">
          <w:t xml:space="preserve">String </w:t>
        </w:r>
      </w:ins>
      <w:r w:rsidR="00234535">
        <w:t>umgewandelt.</w:t>
      </w:r>
    </w:p>
    <w:p w14:paraId="6ABF18C1" w14:textId="7D26C9F8" w:rsidR="00D8763F" w:rsidRDefault="009957BF" w:rsidP="00D8763F">
      <w: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8D3D49" w14:paraId="6B650641" w14:textId="77777777" w:rsidTr="008D3D49">
        <w:tc>
          <w:tcPr>
            <w:tcW w:w="1812" w:type="dxa"/>
          </w:tcPr>
          <w:p w14:paraId="18A5E6D5" w14:textId="04E90122" w:rsidR="008D3D49" w:rsidRDefault="008D3D49" w:rsidP="004C241F">
            <w:pPr>
              <w:spacing w:before="0" w:after="0"/>
              <w:jc w:val="center"/>
            </w:pPr>
            <w:r>
              <w:t>0</w:t>
            </w:r>
          </w:p>
        </w:tc>
        <w:tc>
          <w:tcPr>
            <w:tcW w:w="1812" w:type="dxa"/>
          </w:tcPr>
          <w:p w14:paraId="2F95298F" w14:textId="7D1440D9" w:rsidR="008D3D49" w:rsidRDefault="009F7865" w:rsidP="004C241F">
            <w:pPr>
              <w:spacing w:before="0" w:after="0"/>
              <w:jc w:val="center"/>
            </w:pPr>
            <w:r>
              <w:t>s</w:t>
            </w:r>
            <w:r w:rsidR="008D3D49">
              <w:t>chwarz</w:t>
            </w:r>
          </w:p>
        </w:tc>
        <w:tc>
          <w:tcPr>
            <w:tcW w:w="1812" w:type="dxa"/>
          </w:tcPr>
          <w:p w14:paraId="086824ED" w14:textId="256E49B4" w:rsidR="008D3D49" w:rsidRDefault="009F7865" w:rsidP="004C241F">
            <w:pPr>
              <w:spacing w:before="0" w:after="0"/>
              <w:jc w:val="center"/>
            </w:pPr>
            <w:proofErr w:type="spellStart"/>
            <w:r>
              <w:t>sw</w:t>
            </w:r>
            <w:proofErr w:type="spellEnd"/>
          </w:p>
        </w:tc>
        <w:tc>
          <w:tcPr>
            <w:tcW w:w="1813" w:type="dxa"/>
          </w:tcPr>
          <w:p w14:paraId="1E5D40A3" w14:textId="7780A102" w:rsidR="008D3D49" w:rsidRDefault="004B5814" w:rsidP="004C241F">
            <w:pPr>
              <w:spacing w:before="0" w:after="0"/>
              <w:jc w:val="center"/>
            </w:pPr>
            <w:proofErr w:type="spellStart"/>
            <w:r>
              <w:t>bl</w:t>
            </w:r>
            <w:r w:rsidR="009F7865">
              <w:t>ack</w:t>
            </w:r>
            <w:proofErr w:type="spellEnd"/>
          </w:p>
        </w:tc>
        <w:tc>
          <w:tcPr>
            <w:tcW w:w="1813" w:type="dxa"/>
          </w:tcPr>
          <w:p w14:paraId="7A856AF4" w14:textId="2D45D1E4" w:rsidR="008D3D49" w:rsidRDefault="009F7865" w:rsidP="004C241F">
            <w:pPr>
              <w:spacing w:before="0" w:after="0"/>
              <w:jc w:val="center"/>
            </w:pPr>
            <w:proofErr w:type="spellStart"/>
            <w:r>
              <w:t>bk</w:t>
            </w:r>
            <w:proofErr w:type="spellEnd"/>
          </w:p>
        </w:tc>
      </w:tr>
      <w:tr w:rsidR="008D3D49" w14:paraId="3BA25FAB" w14:textId="77777777" w:rsidTr="008D3D49">
        <w:tc>
          <w:tcPr>
            <w:tcW w:w="1812" w:type="dxa"/>
          </w:tcPr>
          <w:p w14:paraId="1DADCFF2" w14:textId="75431601" w:rsidR="008D3D49" w:rsidRDefault="008D3D49" w:rsidP="004C241F">
            <w:pPr>
              <w:spacing w:before="0" w:after="0"/>
              <w:jc w:val="center"/>
            </w:pPr>
            <w:r>
              <w:t>1</w:t>
            </w:r>
          </w:p>
        </w:tc>
        <w:tc>
          <w:tcPr>
            <w:tcW w:w="1812" w:type="dxa"/>
          </w:tcPr>
          <w:p w14:paraId="300F32C8" w14:textId="27F4A9EE" w:rsidR="008D3D49" w:rsidRDefault="009F7865" w:rsidP="004C241F">
            <w:pPr>
              <w:spacing w:before="0" w:after="0"/>
              <w:jc w:val="center"/>
            </w:pPr>
            <w:r>
              <w:t>b</w:t>
            </w:r>
            <w:r w:rsidR="00D42C3C">
              <w:t>raun</w:t>
            </w:r>
          </w:p>
        </w:tc>
        <w:tc>
          <w:tcPr>
            <w:tcW w:w="1812" w:type="dxa"/>
          </w:tcPr>
          <w:p w14:paraId="521C0184" w14:textId="209FAA3F" w:rsidR="008D3D49" w:rsidRDefault="009F7865" w:rsidP="004C241F">
            <w:pPr>
              <w:spacing w:before="0" w:after="0"/>
              <w:jc w:val="center"/>
            </w:pPr>
            <w:proofErr w:type="spellStart"/>
            <w:r>
              <w:t>br</w:t>
            </w:r>
            <w:proofErr w:type="spellEnd"/>
          </w:p>
        </w:tc>
        <w:tc>
          <w:tcPr>
            <w:tcW w:w="1813" w:type="dxa"/>
          </w:tcPr>
          <w:p w14:paraId="1772FD26" w14:textId="7DDDBF19" w:rsidR="008D3D49" w:rsidRDefault="00D42C3C" w:rsidP="004C241F">
            <w:pPr>
              <w:spacing w:before="0" w:after="0"/>
              <w:jc w:val="center"/>
            </w:pPr>
            <w:proofErr w:type="spellStart"/>
            <w:r>
              <w:t>br</w:t>
            </w:r>
            <w:r w:rsidR="009F7865">
              <w:t>own</w:t>
            </w:r>
            <w:proofErr w:type="spellEnd"/>
          </w:p>
        </w:tc>
        <w:tc>
          <w:tcPr>
            <w:tcW w:w="1813" w:type="dxa"/>
          </w:tcPr>
          <w:p w14:paraId="31664644" w14:textId="198A3088" w:rsidR="008D3D49" w:rsidRDefault="009F7865" w:rsidP="004C241F">
            <w:pPr>
              <w:spacing w:before="0" w:after="0"/>
              <w:jc w:val="center"/>
            </w:pPr>
            <w:proofErr w:type="spellStart"/>
            <w:r>
              <w:t>bn</w:t>
            </w:r>
            <w:proofErr w:type="spellEnd"/>
          </w:p>
        </w:tc>
      </w:tr>
      <w:tr w:rsidR="00D42C3C" w14:paraId="45EF8AB1" w14:textId="77777777" w:rsidTr="008D3D49">
        <w:tc>
          <w:tcPr>
            <w:tcW w:w="1812" w:type="dxa"/>
          </w:tcPr>
          <w:p w14:paraId="5F3CE91A" w14:textId="0A7BAEC3" w:rsidR="00D42C3C" w:rsidRDefault="00D42C3C" w:rsidP="004C241F">
            <w:pPr>
              <w:spacing w:before="0" w:after="0"/>
              <w:jc w:val="center"/>
            </w:pPr>
            <w:r>
              <w:t>2</w:t>
            </w:r>
          </w:p>
        </w:tc>
        <w:tc>
          <w:tcPr>
            <w:tcW w:w="1812" w:type="dxa"/>
          </w:tcPr>
          <w:p w14:paraId="3EC77D50" w14:textId="7FA8C6A2" w:rsidR="00D42C3C" w:rsidRDefault="009F7865" w:rsidP="004C241F">
            <w:pPr>
              <w:spacing w:before="0" w:after="0"/>
              <w:jc w:val="center"/>
            </w:pPr>
            <w:r>
              <w:t>r</w:t>
            </w:r>
            <w:r w:rsidR="00D42C3C">
              <w:t>ot</w:t>
            </w:r>
          </w:p>
        </w:tc>
        <w:tc>
          <w:tcPr>
            <w:tcW w:w="1812" w:type="dxa"/>
          </w:tcPr>
          <w:p w14:paraId="061F2B00" w14:textId="2F7EB1A4" w:rsidR="00D42C3C" w:rsidRDefault="009F7865" w:rsidP="004C241F">
            <w:pPr>
              <w:spacing w:before="0" w:after="0"/>
              <w:jc w:val="center"/>
            </w:pPr>
            <w:proofErr w:type="spellStart"/>
            <w:r>
              <w:t>rt</w:t>
            </w:r>
            <w:proofErr w:type="spellEnd"/>
          </w:p>
        </w:tc>
        <w:tc>
          <w:tcPr>
            <w:tcW w:w="1813" w:type="dxa"/>
          </w:tcPr>
          <w:p w14:paraId="74C156AB" w14:textId="34E9E8AE" w:rsidR="00D42C3C" w:rsidRDefault="00D42C3C" w:rsidP="004C241F">
            <w:pPr>
              <w:spacing w:before="0" w:after="0"/>
              <w:jc w:val="center"/>
            </w:pPr>
            <w:proofErr w:type="spellStart"/>
            <w:r>
              <w:t>r</w:t>
            </w:r>
            <w:r w:rsidR="009F7865">
              <w:t>e</w:t>
            </w:r>
            <w:r>
              <w:t>d</w:t>
            </w:r>
            <w:proofErr w:type="spellEnd"/>
          </w:p>
        </w:tc>
        <w:tc>
          <w:tcPr>
            <w:tcW w:w="1813" w:type="dxa"/>
          </w:tcPr>
          <w:p w14:paraId="3826DCC0" w14:textId="326653AC" w:rsidR="00D42C3C" w:rsidRDefault="00C81CB5" w:rsidP="004C241F">
            <w:pPr>
              <w:spacing w:before="0" w:after="0"/>
              <w:jc w:val="center"/>
            </w:pPr>
            <w:proofErr w:type="spellStart"/>
            <w:r>
              <w:t>r</w:t>
            </w:r>
            <w:r w:rsidR="00D42C3C">
              <w:t>d</w:t>
            </w:r>
            <w:proofErr w:type="spellEnd"/>
          </w:p>
        </w:tc>
      </w:tr>
    </w:tbl>
    <w:p w14:paraId="33C10201" w14:textId="5412BD15" w:rsidR="009957BF" w:rsidRDefault="00851E4A" w:rsidP="00D8763F">
      <w:r>
        <w:t xml:space="preserve">Dabei stellt eine Länge </w:t>
      </w:r>
      <w:r w:rsidR="00083B76">
        <w:t>des Arrays</w:t>
      </w:r>
      <w:r>
        <w:t xml:space="preserve"> größer als die benötigte Zellenmenge eine einfache Erweiterbarkeit für weitere mögliche Farbbezeichnungen dar. </w:t>
      </w:r>
    </w:p>
    <w:p w14:paraId="6DECBB59" w14:textId="46F9B65A" w:rsidR="00234535" w:rsidRDefault="00234535" w:rsidP="00D8763F">
      <w:r>
        <w:t xml:space="preserve">Mit Hilfe dieser Zahlen werden </w:t>
      </w:r>
      <w:ins w:id="273" w:author="Jens Höcker" w:date="2018-04-08T13:00:00Z">
        <w:r w:rsidR="00EE0EC6">
          <w:t>anschließend</w:t>
        </w:r>
      </w:ins>
      <w:del w:id="274" w:author="Jens Höcker" w:date="2018-04-08T13:00:00Z">
        <w:r w:rsidDel="00EE0EC6">
          <w:delText>dann</w:delText>
        </w:r>
      </w:del>
      <w:r>
        <w:t xml:space="preserve"> die passenden Multiplikatoren und Toleranzen gewählt.</w:t>
      </w:r>
    </w:p>
    <w:p w14:paraId="5C1844F9" w14:textId="00A9EB98" w:rsidR="00E66A37" w:rsidRDefault="00E66A37" w:rsidP="00E66A37">
      <w:pPr>
        <w:pStyle w:val="berschrift3"/>
      </w:pPr>
      <w:bookmarkStart w:id="275" w:name="_Toc510952429"/>
      <w:r>
        <w:t>Ausgabe des Widerstandswertes</w:t>
      </w:r>
      <w:bookmarkEnd w:id="275"/>
    </w:p>
    <w:p w14:paraId="521F5567" w14:textId="166EFF3D" w:rsidR="004A3200" w:rsidRPr="004A3200" w:rsidRDefault="005A042B" w:rsidP="004A3200">
      <w:r>
        <w:t xml:space="preserve">Bei der Ausgabe werden </w:t>
      </w:r>
      <w:r w:rsidR="004A3200">
        <w:t xml:space="preserve">1000 Ohm </w:t>
      </w:r>
      <w:r>
        <w:t>zu</w:t>
      </w:r>
      <w:r w:rsidR="004A3200">
        <w:t xml:space="preserve"> 1 </w:t>
      </w:r>
      <w:proofErr w:type="spellStart"/>
      <w:r w:rsidR="004A3200">
        <w:t>kOhm</w:t>
      </w:r>
      <w:proofErr w:type="spellEnd"/>
      <w:r w:rsidR="004A3200">
        <w:t xml:space="preserve">, 1000 </w:t>
      </w:r>
      <w:proofErr w:type="spellStart"/>
      <w:r w:rsidR="004A3200">
        <w:t>kOhm</w:t>
      </w:r>
      <w:proofErr w:type="spellEnd"/>
      <w:r w:rsidR="004A3200">
        <w:t xml:space="preserve"> </w:t>
      </w:r>
      <w:r>
        <w:t>zu</w:t>
      </w:r>
      <w:r w:rsidR="004A3200">
        <w:t xml:space="preserve"> 1 </w:t>
      </w:r>
      <w:proofErr w:type="spellStart"/>
      <w:r w:rsidR="004A3200">
        <w:t>MOhm</w:t>
      </w:r>
      <w:proofErr w:type="spellEnd"/>
      <w:r>
        <w:t xml:space="preserve"> und</w:t>
      </w:r>
      <w:r w:rsidR="004A3200">
        <w:t xml:space="preserve"> 1000 </w:t>
      </w:r>
      <w:proofErr w:type="spellStart"/>
      <w:r w:rsidR="004A3200">
        <w:t>MOhm</w:t>
      </w:r>
      <w:proofErr w:type="spellEnd"/>
      <w:r w:rsidR="004A3200">
        <w:t xml:space="preserve"> </w:t>
      </w:r>
      <w:r>
        <w:t>zu</w:t>
      </w:r>
      <w:r w:rsidR="004A3200">
        <w:t xml:space="preserve"> 1 </w:t>
      </w:r>
      <w:proofErr w:type="spellStart"/>
      <w:r w:rsidR="004A3200">
        <w:t>GOhm</w:t>
      </w:r>
      <w:proofErr w:type="spellEnd"/>
      <w:ins w:id="276" w:author="Jens Höcker" w:date="2018-04-08T13:00:00Z">
        <w:r w:rsidR="00EE0EC6">
          <w:t xml:space="preserve"> gewandelt</w:t>
        </w:r>
      </w:ins>
      <w:r>
        <w:t>.</w:t>
      </w:r>
    </w:p>
    <w:p w14:paraId="1B384BD4" w14:textId="18DE28F7" w:rsidR="00BA3A31" w:rsidRDefault="00933A80" w:rsidP="000D4163">
      <w:r>
        <w:t>Die Ausgabe des Widerstandswertes erfolgt dann im Muster: „</w:t>
      </w:r>
      <w:r w:rsidRPr="00933A80">
        <w:t xml:space="preserve">4,7 </w:t>
      </w:r>
      <w:proofErr w:type="spellStart"/>
      <w:r w:rsidRPr="00933A80">
        <w:t>kOhm</w:t>
      </w:r>
      <w:proofErr w:type="spellEnd"/>
      <w:r w:rsidRPr="00933A80">
        <w:t xml:space="preserve"> +/-5%</w:t>
      </w:r>
      <w:r>
        <w:t>“.</w:t>
      </w:r>
    </w:p>
    <w:p w14:paraId="695BB82C" w14:textId="52353EC3" w:rsidR="00164E1F" w:rsidRDefault="00164E1F" w:rsidP="00164E1F">
      <w:pPr>
        <w:pStyle w:val="berschrift1"/>
      </w:pPr>
      <w:bookmarkStart w:id="277" w:name="_Toc510952430"/>
      <w:r>
        <w:lastRenderedPageBreak/>
        <w:t>Implementation</w:t>
      </w:r>
      <w:r w:rsidR="00D61196">
        <w:t xml:space="preserve"> + Test</w:t>
      </w:r>
      <w:bookmarkEnd w:id="277"/>
    </w:p>
    <w:p w14:paraId="5FB5AD22" w14:textId="356982B1" w:rsidR="000D4163" w:rsidRDefault="00EE0EC6" w:rsidP="000D4163">
      <w:pPr>
        <w:rPr>
          <w:ins w:id="278" w:author="Jens Höcker" w:date="2018-04-08T13:04:00Z"/>
        </w:rPr>
      </w:pPr>
      <w:ins w:id="279" w:author="Jens Höcker" w:date="2018-04-08T13:00:00Z">
        <w:r>
          <w:t>Die Imp</w:t>
        </w:r>
      </w:ins>
      <w:ins w:id="280" w:author="Jens Höcker" w:date="2018-04-08T13:01:00Z">
        <w:r>
          <w:t>lementation erfolgt anhand dieser Dokumentation in ANSI-C. Die Lauffähigkeit ist auf UNIX (</w:t>
        </w:r>
      </w:ins>
      <w:ins w:id="281" w:author="Jens Höcker" w:date="2018-04-08T13:02:00Z">
        <w:r>
          <w:t>U</w:t>
        </w:r>
      </w:ins>
      <w:ins w:id="282" w:author="Jens Höcker" w:date="2018-04-08T13:01:00Z">
        <w:r>
          <w:t>buntu) und Win64- Systemen getes</w:t>
        </w:r>
      </w:ins>
      <w:ins w:id="283" w:author="Jens Höcker" w:date="2018-04-08T13:02:00Z">
        <w:r>
          <w:t>tet. Für die jeweiligen Architekturen ist das Pr</w:t>
        </w:r>
      </w:ins>
      <w:ins w:id="284" w:author="Jens Höcker" w:date="2018-04-08T13:03:00Z">
        <w:r>
          <w:t>o</w:t>
        </w:r>
      </w:ins>
      <w:ins w:id="285" w:author="Jens Höcker" w:date="2018-04-08T13:02:00Z">
        <w:r>
          <w:t xml:space="preserve">gramm jeweils in der Umgebung zu </w:t>
        </w:r>
      </w:ins>
      <w:ins w:id="286" w:author="Jens Höcker" w:date="2018-04-08T13:03:00Z">
        <w:r>
          <w:t xml:space="preserve">kompilieren. Die Präcompiler-Direktiven beziehen sich auf Inhalte die in </w:t>
        </w:r>
        <w:proofErr w:type="spellStart"/>
        <w:r>
          <w:t>gcc</w:t>
        </w:r>
        <w:proofErr w:type="spellEnd"/>
        <w:r>
          <w:t xml:space="preserve"> enthalten sind. </w:t>
        </w:r>
      </w:ins>
    </w:p>
    <w:p w14:paraId="2BC7A010" w14:textId="4F7DBE7B" w:rsidR="00EE0EC6" w:rsidRDefault="00EE0EC6" w:rsidP="000D4163">
      <w:pPr>
        <w:rPr>
          <w:ins w:id="287" w:author="Jens Höcker" w:date="2018-04-08T13:07:00Z"/>
        </w:rPr>
      </w:pPr>
      <w:ins w:id="288" w:author="Jens Höcker" w:date="2018-04-08T13:04:00Z">
        <w:r>
          <w:t xml:space="preserve">Als Entwicklungsumgebung werden verschiedene Software-Pakete benutzt. Diese sind nicht </w:t>
        </w:r>
      </w:ins>
      <w:ins w:id="289" w:author="Jens Höcker" w:date="2018-04-08T13:05:00Z">
        <w:r>
          <w:t>Bestandteil</w:t>
        </w:r>
      </w:ins>
      <w:ins w:id="290" w:author="Jens Höcker" w:date="2018-04-08T13:04:00Z">
        <w:r>
          <w:t xml:space="preserve"> dieses Produktes jedoch frei verfügbar.</w:t>
        </w:r>
      </w:ins>
      <w:ins w:id="291" w:author="Jens Höcker" w:date="2018-04-08T13:05:00Z">
        <w:r>
          <w:t xml:space="preserve"> </w:t>
        </w:r>
      </w:ins>
      <w:ins w:id="292" w:author="Jens Höcker" w:date="2018-04-08T13:06:00Z">
        <w:r>
          <w:t xml:space="preserve">Auf Windows-Betriebssystemen wird </w:t>
        </w:r>
        <w:proofErr w:type="spellStart"/>
        <w:r>
          <w:t>Visua</w:t>
        </w:r>
      </w:ins>
      <w:ins w:id="293" w:author="Jens Höcker" w:date="2018-04-08T13:07:00Z">
        <w:r>
          <w:t>lStudio</w:t>
        </w:r>
        <w:proofErr w:type="spellEnd"/>
        <w:r>
          <w:t xml:space="preserve"> 2017 -CE und </w:t>
        </w:r>
        <w:proofErr w:type="spellStart"/>
        <w:r>
          <w:t>VisualStudio</w:t>
        </w:r>
        <w:proofErr w:type="spellEnd"/>
        <w:r>
          <w:t xml:space="preserve"> Code verwendet. Unter Linux (Ubuntu/ </w:t>
        </w:r>
        <w:proofErr w:type="spellStart"/>
        <w:r>
          <w:t>debian</w:t>
        </w:r>
        <w:proofErr w:type="spellEnd"/>
        <w:r>
          <w:t xml:space="preserve">) wird </w:t>
        </w:r>
        <w:proofErr w:type="spellStart"/>
        <w:r>
          <w:t>gedit</w:t>
        </w:r>
        <w:proofErr w:type="spellEnd"/>
        <w:r>
          <w:t xml:space="preserve"> verwendet. </w:t>
        </w:r>
      </w:ins>
    </w:p>
    <w:p w14:paraId="26015A83" w14:textId="2073ED7E" w:rsidR="00EE0EC6" w:rsidRDefault="00EE0EC6" w:rsidP="000D4163">
      <w:pPr>
        <w:rPr>
          <w:ins w:id="294" w:author="Jens Höcker" w:date="2018-04-08T13:04:00Z"/>
        </w:rPr>
      </w:pPr>
      <w:ins w:id="295" w:author="Jens Höcker" w:date="2018-04-08T13:07:00Z">
        <w:r>
          <w:t xml:space="preserve">Als </w:t>
        </w:r>
        <w:proofErr w:type="spellStart"/>
        <w:r>
          <w:t>Kompiler</w:t>
        </w:r>
        <w:proofErr w:type="spellEnd"/>
        <w:r>
          <w:t xml:space="preserve"> dient jeweils </w:t>
        </w:r>
        <w:proofErr w:type="spellStart"/>
        <w:r>
          <w:t>gcc</w:t>
        </w:r>
        <w:proofErr w:type="spellEnd"/>
        <w:r>
          <w:t>. Unter Windo</w:t>
        </w:r>
      </w:ins>
      <w:ins w:id="296" w:author="Jens Höcker" w:date="2018-04-08T13:08:00Z">
        <w:r>
          <w:t xml:space="preserve">ws wird als Paket </w:t>
        </w:r>
        <w:proofErr w:type="spellStart"/>
        <w:r>
          <w:t>MinGW</w:t>
        </w:r>
        <w:proofErr w:type="spellEnd"/>
        <w:r>
          <w:t xml:space="preserve"> zur Bereitstellung verwendet. (</w:t>
        </w:r>
        <w:r w:rsidRPr="00EE0EC6">
          <w:rPr>
            <w:color w:val="FF0000"/>
            <w:rPrChange w:id="297" w:author="Jens Höcker" w:date="2018-04-08T13:08:00Z">
              <w:rPr/>
            </w:rPrChange>
          </w:rPr>
          <w:t>Siehe Programmverzeichnis)</w:t>
        </w:r>
      </w:ins>
    </w:p>
    <w:p w14:paraId="5B0D1E3F" w14:textId="16D4E86A" w:rsidR="00EE0EC6" w:rsidRPr="000D4163" w:rsidRDefault="00EE0EC6" w:rsidP="000D4163"/>
    <w:p w14:paraId="1B4180B5" w14:textId="49AC1A4B" w:rsidR="00D61196" w:rsidRDefault="00D61196" w:rsidP="00F372CB">
      <w:pPr>
        <w:pStyle w:val="berschrift2"/>
      </w:pPr>
      <w:bookmarkStart w:id="298" w:name="_Toc510952431"/>
      <w:r>
        <w:t>Testprogramme</w:t>
      </w:r>
      <w:r w:rsidR="000D4163">
        <w:t>:</w:t>
      </w:r>
      <w:bookmarkEnd w:id="298"/>
    </w:p>
    <w:p w14:paraId="3AF3521B" w14:textId="77777777" w:rsidR="00D61196" w:rsidRDefault="00D61196" w:rsidP="00F372CB">
      <w:pPr>
        <w:pStyle w:val="Listenabsatz"/>
        <w:numPr>
          <w:ilvl w:val="0"/>
          <w:numId w:val="13"/>
        </w:numPr>
      </w:pPr>
      <w:r>
        <w:t>Aufteilen</w:t>
      </w:r>
    </w:p>
    <w:p w14:paraId="23A1B20C" w14:textId="77777777" w:rsidR="00D61196" w:rsidRDefault="00D61196" w:rsidP="00F372CB">
      <w:pPr>
        <w:pStyle w:val="Listenabsatz"/>
        <w:numPr>
          <w:ilvl w:val="0"/>
          <w:numId w:val="13"/>
        </w:numPr>
      </w:pPr>
      <w:r>
        <w:t>Farbring2Tol</w:t>
      </w:r>
    </w:p>
    <w:p w14:paraId="0D3840D7" w14:textId="77777777" w:rsidR="00D61196" w:rsidRDefault="00D61196" w:rsidP="00F372CB">
      <w:pPr>
        <w:pStyle w:val="Listenabsatz"/>
        <w:numPr>
          <w:ilvl w:val="0"/>
          <w:numId w:val="13"/>
        </w:numPr>
      </w:pPr>
      <w:r>
        <w:t>Farbringe2Multi</w:t>
      </w:r>
    </w:p>
    <w:p w14:paraId="421C40B6" w14:textId="66FDEDC2" w:rsidR="00D61196" w:rsidDel="0051450C" w:rsidRDefault="00D61196" w:rsidP="00F372CB">
      <w:pPr>
        <w:pStyle w:val="Listenabsatz"/>
        <w:numPr>
          <w:ilvl w:val="0"/>
          <w:numId w:val="13"/>
        </w:numPr>
        <w:rPr>
          <w:ins w:id="299" w:author="Jens Höcker" w:date="2018-04-08T13:06:00Z"/>
          <w:del w:id="300" w:author="Tim" w:date="2018-04-08T16:21:00Z"/>
        </w:rPr>
      </w:pPr>
      <w:r>
        <w:t>Farbringe2Ziffer</w:t>
      </w:r>
    </w:p>
    <w:p w14:paraId="36971101" w14:textId="08931898" w:rsidR="00EE0EC6" w:rsidDel="0051450C" w:rsidRDefault="00EE0EC6">
      <w:pPr>
        <w:pStyle w:val="Listenabsatz"/>
        <w:numPr>
          <w:ilvl w:val="0"/>
          <w:numId w:val="13"/>
        </w:numPr>
        <w:rPr>
          <w:ins w:id="301" w:author="Jens Höcker" w:date="2018-04-08T13:06:00Z"/>
          <w:del w:id="302" w:author="Tim" w:date="2018-04-08T16:21:00Z"/>
        </w:rPr>
        <w:pPrChange w:id="303" w:author="Tim" w:date="2018-04-08T16:21:00Z">
          <w:pPr>
            <w:pStyle w:val="berschrift2"/>
          </w:pPr>
        </w:pPrChange>
      </w:pPr>
      <w:ins w:id="304" w:author="Jens Höcker" w:date="2018-04-08T13:06:00Z">
        <w:del w:id="305" w:author="Tim" w:date="2018-04-08T16:21:00Z">
          <w:r w:rsidDel="0051450C">
            <w:delText>Lieferumfang</w:delText>
          </w:r>
        </w:del>
      </w:ins>
    </w:p>
    <w:p w14:paraId="0E232330" w14:textId="77777777" w:rsidR="00EE0EC6" w:rsidRPr="00EE0EC6" w:rsidRDefault="00EE0EC6">
      <w:pPr>
        <w:pStyle w:val="Listenabsatz"/>
        <w:numPr>
          <w:ilvl w:val="0"/>
          <w:numId w:val="13"/>
        </w:numPr>
      </w:pPr>
    </w:p>
    <w:p w14:paraId="6D1E5464" w14:textId="77777777" w:rsidR="00D61196" w:rsidRPr="00D61196" w:rsidRDefault="00D61196" w:rsidP="00D61196"/>
    <w:p w14:paraId="02B41AF8" w14:textId="69069994" w:rsidR="00BA3A31" w:rsidRDefault="00D61196" w:rsidP="00164E1F">
      <w:pPr>
        <w:pStyle w:val="berschrift1"/>
        <w:rPr>
          <w:ins w:id="306" w:author="Tim" w:date="2018-04-08T16:27:00Z"/>
        </w:rPr>
      </w:pPr>
      <w:bookmarkStart w:id="307" w:name="_Toc510952432"/>
      <w:r>
        <w:t>Einführung</w:t>
      </w:r>
      <w:bookmarkEnd w:id="307"/>
    </w:p>
    <w:p w14:paraId="3D3EB721" w14:textId="6BCDE14E" w:rsidR="0063139E" w:rsidRDefault="0063139E">
      <w:pPr>
        <w:pStyle w:val="berschrift2"/>
        <w:rPr>
          <w:ins w:id="308" w:author="Tim" w:date="2018-04-08T16:27:00Z"/>
        </w:rPr>
        <w:pPrChange w:id="309" w:author="Tim" w:date="2018-04-08T16:27:00Z">
          <w:pPr>
            <w:pStyle w:val="berschrift1"/>
          </w:pPr>
        </w:pPrChange>
      </w:pPr>
      <w:ins w:id="310" w:author="Tim" w:date="2018-04-08T16:27:00Z">
        <w:r>
          <w:t>Lieferumfang</w:t>
        </w:r>
      </w:ins>
    </w:p>
    <w:p w14:paraId="2D7CCB0B" w14:textId="77777777" w:rsidR="0063139E" w:rsidRPr="008E449C" w:rsidRDefault="0063139E" w:rsidP="0063139E">
      <w:pPr>
        <w:rPr>
          <w:ins w:id="311" w:author="Tim" w:date="2018-04-08T16:27:00Z"/>
        </w:rPr>
      </w:pPr>
      <w:ins w:id="312" w:author="Tim" w:date="2018-04-08T16:27:00Z">
        <w:r>
          <w:t>1x Bedienungsanleitung</w:t>
        </w:r>
      </w:ins>
    </w:p>
    <w:p w14:paraId="27863C5D" w14:textId="21CB7A12" w:rsidR="0063139E" w:rsidRDefault="0063139E" w:rsidP="0063139E">
      <w:pPr>
        <w:rPr>
          <w:ins w:id="313" w:author="Tim" w:date="2018-04-08T16:27:00Z"/>
        </w:rPr>
      </w:pPr>
      <w:ins w:id="314" w:author="Tim" w:date="2018-04-08T16:27:00Z">
        <w:r>
          <w:t xml:space="preserve">1x Der </w:t>
        </w:r>
        <w:proofErr w:type="spellStart"/>
        <w:r>
          <w:t>Wiederstandsrechner</w:t>
        </w:r>
        <w:proofErr w:type="spellEnd"/>
        <w:r>
          <w:t xml:space="preserve"> als C-Programm</w:t>
        </w:r>
      </w:ins>
    </w:p>
    <w:p w14:paraId="1616D04B" w14:textId="4AD2B1D2" w:rsidR="0063139E" w:rsidRDefault="0063139E">
      <w:pPr>
        <w:rPr>
          <w:ins w:id="315" w:author="Tim" w:date="2018-04-08T16:27:00Z"/>
        </w:rPr>
      </w:pPr>
      <w:ins w:id="316" w:author="Tim" w:date="2018-04-08T16:28:00Z">
        <w:r>
          <w:t xml:space="preserve">1x </w:t>
        </w:r>
      </w:ins>
      <w:ins w:id="317" w:author="Tim" w:date="2018-04-08T16:27:00Z">
        <w:r>
          <w:t>Die Testprog</w:t>
        </w:r>
      </w:ins>
      <w:ins w:id="318" w:author="Tim" w:date="2018-04-08T16:28:00Z">
        <w:r>
          <w:t>ramme (Aufteilen, Farbring2Tol, Farbringe2Multi, Farbringe2Ziffer)</w:t>
        </w:r>
      </w:ins>
    </w:p>
    <w:p w14:paraId="544954F6" w14:textId="77777777" w:rsidR="0063139E" w:rsidRPr="0063139E" w:rsidRDefault="0063139E">
      <w:pPr>
        <w:rPr>
          <w:rPrChange w:id="319" w:author="Tim" w:date="2018-04-08T16:27:00Z">
            <w:rPr/>
          </w:rPrChange>
        </w:rPr>
        <w:pPrChange w:id="320" w:author="Tim" w:date="2018-04-08T16:27:00Z">
          <w:pPr>
            <w:pStyle w:val="berschrift1"/>
          </w:pPr>
        </w:pPrChange>
      </w:pPr>
    </w:p>
    <w:p w14:paraId="5CA2FDDF" w14:textId="77777777" w:rsidR="00AB6F60" w:rsidRDefault="00AB6F60" w:rsidP="00A76F0F"/>
    <w:p w14:paraId="40DB72F4" w14:textId="7F9B5A3F" w:rsidR="00450ED8" w:rsidRPr="007F39C1" w:rsidDel="007F39C1" w:rsidRDefault="003B7B17" w:rsidP="003B7B17">
      <w:pPr>
        <w:rPr>
          <w:del w:id="321" w:author="Jens Höcker" w:date="2018-04-08T22:21:00Z"/>
          <w:rPrChange w:id="322" w:author="Jens Höcker" w:date="2018-04-08T22:21:00Z">
            <w:rPr>
              <w:del w:id="323" w:author="Jens Höcker" w:date="2018-04-08T22:21:00Z"/>
              <w:lang w:val="en-GB"/>
            </w:rPr>
          </w:rPrChange>
        </w:rPr>
      </w:pPr>
      <w:bookmarkStart w:id="324" w:name="_GoBack"/>
      <w:bookmarkEnd w:id="324"/>
      <w:del w:id="325" w:author="Jens Höcker" w:date="2018-04-08T22:21:00Z">
        <w:r w:rsidRPr="007F39C1" w:rsidDel="007F39C1">
          <w:rPr>
            <w:rPrChange w:id="326" w:author="Jens Höcker" w:date="2018-04-08T22:21:00Z">
              <w:rPr>
                <w:lang w:val="en-GB"/>
              </w:rPr>
            </w:rPrChange>
          </w:rPr>
          <w:delText xml:space="preserve">eirmod tempor invidunt ut labore et dolore magna aliquyam erat, sed diam voluptua. </w:delText>
        </w:r>
      </w:del>
    </w:p>
    <w:p w14:paraId="3DD5D1DC" w14:textId="70050FF3" w:rsidR="00450ED8" w:rsidRPr="00F9047E" w:rsidDel="007F39C1" w:rsidRDefault="00450ED8" w:rsidP="00450ED8">
      <w:pPr>
        <w:keepNext/>
        <w:rPr>
          <w:del w:id="327" w:author="Jens Höcker" w:date="2018-04-08T22:21:00Z"/>
        </w:rPr>
      </w:pPr>
      <w:del w:id="328" w:author="Jens Höcker" w:date="2018-04-08T22:21:00Z">
        <w:r w:rsidRPr="00F9047E" w:rsidDel="007F39C1">
          <w:rPr>
            <w:noProof/>
            <w:lang w:eastAsia="de-DE"/>
          </w:rPr>
          <w:drawing>
            <wp:inline distT="0" distB="0" distL="0" distR="0" wp14:anchorId="0504C665" wp14:editId="233BC84A">
              <wp:extent cx="4483290" cy="1832008"/>
              <wp:effectExtent l="0" t="0" r="0" b="0"/>
              <wp:docPr id="11" name="Grafik 11" descr="https://placeholdit.imgix.net/~text?txtsize=31&amp;txt=Platzhalterbild&amp;w=612&amp;h=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it.imgix.net/~text?txtsize=31&amp;txt=Platzhalterbild&amp;w=612&amp;h=2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346" cy="1834074"/>
                      </a:xfrm>
                      <a:prstGeom prst="rect">
                        <a:avLst/>
                      </a:prstGeom>
                      <a:noFill/>
                      <a:ln>
                        <a:noFill/>
                      </a:ln>
                    </pic:spPr>
                  </pic:pic>
                </a:graphicData>
              </a:graphic>
            </wp:inline>
          </w:drawing>
        </w:r>
      </w:del>
    </w:p>
    <w:p w14:paraId="4EE0A8E2" w14:textId="088202EA" w:rsidR="00450ED8" w:rsidRPr="00F9047E" w:rsidDel="007F39C1" w:rsidRDefault="00450ED8" w:rsidP="00450ED8">
      <w:pPr>
        <w:pStyle w:val="Beschriftung"/>
        <w:rPr>
          <w:del w:id="329" w:author="Jens Höcker" w:date="2018-04-08T22:21:00Z"/>
        </w:rPr>
      </w:pPr>
      <w:bookmarkStart w:id="330" w:name="_Toc510987593"/>
      <w:del w:id="331" w:author="Jens Höcker" w:date="2018-04-08T22:21:00Z">
        <w:r w:rsidRPr="00F9047E" w:rsidDel="007F39C1">
          <w:delText xml:space="preserve">Abbildung </w:delText>
        </w:r>
        <w:r w:rsidR="005628F6" w:rsidDel="007F39C1">
          <w:fldChar w:fldCharType="begin"/>
        </w:r>
        <w:r w:rsidR="005628F6" w:rsidDel="007F39C1">
          <w:delInstrText xml:space="preserve"> SEQ Abbildung \* ARABIC </w:delInstrText>
        </w:r>
        <w:r w:rsidR="005628F6" w:rsidDel="007F39C1">
          <w:fldChar w:fldCharType="separate"/>
        </w:r>
      </w:del>
      <w:ins w:id="332" w:author="Tim" w:date="2018-04-08T21:50:00Z">
        <w:del w:id="333" w:author="Jens Höcker" w:date="2018-04-08T22:21:00Z">
          <w:r w:rsidR="00041E18" w:rsidDel="007F39C1">
            <w:rPr>
              <w:noProof/>
            </w:rPr>
            <w:delText>3</w:delText>
          </w:r>
        </w:del>
      </w:ins>
      <w:del w:id="334" w:author="Jens Höcker" w:date="2018-04-08T22:21:00Z">
        <w:r w:rsidR="002511CE" w:rsidRPr="00F9047E" w:rsidDel="007F39C1">
          <w:rPr>
            <w:noProof/>
          </w:rPr>
          <w:delText>1</w:delText>
        </w:r>
        <w:r w:rsidR="005628F6" w:rsidDel="007F39C1">
          <w:rPr>
            <w:noProof/>
          </w:rPr>
          <w:fldChar w:fldCharType="end"/>
        </w:r>
        <w:r w:rsidRPr="00F9047E" w:rsidDel="007F39C1">
          <w:delText>: Plathalterbild</w:delText>
        </w:r>
        <w:bookmarkEnd w:id="330"/>
      </w:del>
    </w:p>
    <w:p w14:paraId="1BBBB647" w14:textId="3CE80CA5" w:rsidR="003B7B17" w:rsidRPr="007F39C1" w:rsidRDefault="003B7B17" w:rsidP="003B7B17">
      <w:pPr>
        <w:rPr>
          <w:rPrChange w:id="335" w:author="Jens Höcker" w:date="2018-04-08T22:21:00Z">
            <w:rPr>
              <w:lang w:val="en-GB"/>
            </w:rPr>
          </w:rPrChange>
        </w:rPr>
      </w:pPr>
      <w:del w:id="336" w:author="Jens Höcker" w:date="2018-04-08T22:21:00Z">
        <w:r w:rsidRPr="00F9047E" w:rsidDel="007F39C1">
          <w:delText xml:space="preserve">At vero eos et accusam et justo duo dolores et ea rebum. </w:delText>
        </w:r>
        <w:r w:rsidRPr="007F39C1" w:rsidDel="007F39C1">
          <w:rPr>
            <w:rPrChange w:id="337" w:author="Jens Höcker" w:date="2018-04-08T22:21:00Z">
              <w:rPr>
                <w:lang w:val="en-GB"/>
              </w:rPr>
            </w:rPrChange>
          </w:rPr>
          <w:delText>Stet clita kasd gubergren, no sea takimata sanctus est Lorem ipsum dolor sit amet.</w:delText>
        </w:r>
      </w:del>
      <w:r w:rsidRPr="007F39C1">
        <w:rPr>
          <w:rPrChange w:id="338" w:author="Jens Höcker" w:date="2018-04-08T22:21:00Z">
            <w:rPr>
              <w:lang w:val="en-GB"/>
            </w:rPr>
          </w:rPrChange>
        </w:rPr>
        <w:t xml:space="preserve"> </w:t>
      </w:r>
    </w:p>
    <w:p w14:paraId="0B4C82E9" w14:textId="77777777" w:rsidR="003B7B17" w:rsidRPr="007F39C1" w:rsidRDefault="003B7B17" w:rsidP="003B7B17">
      <w:pPr>
        <w:pStyle w:val="Listenabsatz"/>
        <w:ind w:left="432"/>
        <w:rPr>
          <w:rPrChange w:id="339" w:author="Jens Höcker" w:date="2018-04-08T22:21:00Z">
            <w:rPr>
              <w:lang w:val="en-GB"/>
            </w:rPr>
          </w:rPrChange>
        </w:rPr>
      </w:pPr>
    </w:p>
    <w:p w14:paraId="1146D234" w14:textId="77777777" w:rsidR="00AE1D3A" w:rsidRPr="007F39C1" w:rsidRDefault="00AE1D3A">
      <w:pPr>
        <w:rPr>
          <w:rPrChange w:id="340" w:author="Jens Höcker" w:date="2018-04-08T22:21:00Z">
            <w:rPr>
              <w:lang w:val="en-GB"/>
            </w:rPr>
          </w:rPrChange>
        </w:rPr>
      </w:pPr>
      <w:r w:rsidRPr="007F39C1">
        <w:rPr>
          <w:rPrChange w:id="341" w:author="Jens Höcker" w:date="2018-04-08T22:21:00Z">
            <w:rPr>
              <w:lang w:val="en-GB"/>
            </w:rPr>
          </w:rPrChange>
        </w:rPr>
        <w:br w:type="page"/>
      </w:r>
    </w:p>
    <w:p w14:paraId="64FAD926" w14:textId="77777777" w:rsidR="00AE1D3A" w:rsidRPr="00F9047E" w:rsidRDefault="00ED368E" w:rsidP="00164E1F">
      <w:pPr>
        <w:pStyle w:val="berschrift1"/>
      </w:pPr>
      <w:bookmarkStart w:id="342" w:name="_Toc510952433"/>
      <w:r w:rsidRPr="00F9047E">
        <w:lastRenderedPageBreak/>
        <w:t>Persönliche Erklärung</w:t>
      </w:r>
      <w:bookmarkEnd w:id="342"/>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343" w:name="_Toc510952434"/>
      <w:r w:rsidRPr="00F9047E">
        <w:lastRenderedPageBreak/>
        <w:t>Abbildungsverzeichnis</w:t>
      </w:r>
      <w:bookmarkEnd w:id="343"/>
    </w:p>
    <w:p w14:paraId="5B1E299C" w14:textId="0FA1269F" w:rsidR="002829EF" w:rsidRDefault="00450ED8">
      <w:pPr>
        <w:pStyle w:val="Abbildungsverzeichnis"/>
        <w:tabs>
          <w:tab w:val="right" w:leader="dot" w:pos="9062"/>
        </w:tabs>
        <w:rPr>
          <w:ins w:id="344" w:author="Tim" w:date="2018-04-08T21:51:00Z"/>
          <w:rFonts w:eastAsiaTheme="minorEastAsia"/>
          <w:noProof/>
          <w:lang w:eastAsia="de-DE"/>
        </w:rPr>
      </w:pPr>
      <w:r w:rsidRPr="00F9047E">
        <w:fldChar w:fldCharType="begin"/>
      </w:r>
      <w:r w:rsidRPr="00F9047E">
        <w:instrText xml:space="preserve"> TOC \c "Abbildung" </w:instrText>
      </w:r>
      <w:r w:rsidRPr="00F9047E">
        <w:fldChar w:fldCharType="separate"/>
      </w:r>
      <w:ins w:id="345" w:author="Tim" w:date="2018-04-08T21:51:00Z">
        <w:r w:rsidR="002829EF">
          <w:rPr>
            <w:noProof/>
          </w:rPr>
          <w:t>Abbildung 1: Aufrufdiagramm der Grundversion</w:t>
        </w:r>
        <w:r w:rsidR="002829EF">
          <w:rPr>
            <w:noProof/>
          </w:rPr>
          <w:tab/>
        </w:r>
        <w:r w:rsidR="002829EF">
          <w:rPr>
            <w:noProof/>
          </w:rPr>
          <w:fldChar w:fldCharType="begin"/>
        </w:r>
        <w:r w:rsidR="002829EF">
          <w:rPr>
            <w:noProof/>
          </w:rPr>
          <w:instrText xml:space="preserve"> PAGEREF _Toc510987591 \h </w:instrText>
        </w:r>
      </w:ins>
      <w:r w:rsidR="002829EF">
        <w:rPr>
          <w:noProof/>
        </w:rPr>
      </w:r>
      <w:r w:rsidR="002829EF">
        <w:rPr>
          <w:noProof/>
        </w:rPr>
        <w:fldChar w:fldCharType="separate"/>
      </w:r>
      <w:ins w:id="346" w:author="Tim" w:date="2018-04-08T21:51:00Z">
        <w:r w:rsidR="002829EF">
          <w:rPr>
            <w:noProof/>
          </w:rPr>
          <w:t>4</w:t>
        </w:r>
        <w:r w:rsidR="002829EF">
          <w:rPr>
            <w:noProof/>
          </w:rPr>
          <w:fldChar w:fldCharType="end"/>
        </w:r>
      </w:ins>
    </w:p>
    <w:p w14:paraId="2F2F2714" w14:textId="24AFB01B" w:rsidR="002829EF" w:rsidRDefault="002829EF">
      <w:pPr>
        <w:pStyle w:val="Abbildungsverzeichnis"/>
        <w:tabs>
          <w:tab w:val="right" w:leader="dot" w:pos="9062"/>
        </w:tabs>
        <w:rPr>
          <w:ins w:id="347" w:author="Tim" w:date="2018-04-08T21:51:00Z"/>
          <w:rFonts w:eastAsiaTheme="minorEastAsia"/>
          <w:noProof/>
          <w:lang w:eastAsia="de-DE"/>
        </w:rPr>
      </w:pPr>
      <w:ins w:id="348" w:author="Tim" w:date="2018-04-08T21:51:00Z">
        <w:r>
          <w:rPr>
            <w:noProof/>
          </w:rPr>
          <w:t>Abbildung 2: Aufrufdiagramm der Vollversion</w:t>
        </w:r>
        <w:r>
          <w:rPr>
            <w:noProof/>
          </w:rPr>
          <w:tab/>
        </w:r>
        <w:r>
          <w:rPr>
            <w:noProof/>
          </w:rPr>
          <w:fldChar w:fldCharType="begin"/>
        </w:r>
        <w:r>
          <w:rPr>
            <w:noProof/>
          </w:rPr>
          <w:instrText xml:space="preserve"> PAGEREF _Toc510987592 \h </w:instrText>
        </w:r>
      </w:ins>
      <w:r>
        <w:rPr>
          <w:noProof/>
        </w:rPr>
      </w:r>
      <w:r>
        <w:rPr>
          <w:noProof/>
        </w:rPr>
        <w:fldChar w:fldCharType="separate"/>
      </w:r>
      <w:ins w:id="349" w:author="Tim" w:date="2018-04-08T21:51:00Z">
        <w:r>
          <w:rPr>
            <w:noProof/>
          </w:rPr>
          <w:t>4</w:t>
        </w:r>
        <w:r>
          <w:rPr>
            <w:noProof/>
          </w:rPr>
          <w:fldChar w:fldCharType="end"/>
        </w:r>
      </w:ins>
    </w:p>
    <w:p w14:paraId="3EFB0933" w14:textId="3D9CE394" w:rsidR="002829EF" w:rsidRDefault="002829EF">
      <w:pPr>
        <w:pStyle w:val="Abbildungsverzeichnis"/>
        <w:tabs>
          <w:tab w:val="right" w:leader="dot" w:pos="9062"/>
        </w:tabs>
        <w:rPr>
          <w:ins w:id="350" w:author="Tim" w:date="2018-04-08T21:51:00Z"/>
          <w:rFonts w:eastAsiaTheme="minorEastAsia"/>
          <w:noProof/>
          <w:lang w:eastAsia="de-DE"/>
        </w:rPr>
      </w:pPr>
      <w:ins w:id="351" w:author="Tim" w:date="2018-04-08T21:51:00Z">
        <w:r>
          <w:rPr>
            <w:noProof/>
          </w:rPr>
          <w:t>Abbildung 3: Plathalterbild</w:t>
        </w:r>
        <w:r>
          <w:rPr>
            <w:noProof/>
          </w:rPr>
          <w:tab/>
        </w:r>
        <w:r>
          <w:rPr>
            <w:noProof/>
          </w:rPr>
          <w:fldChar w:fldCharType="begin"/>
        </w:r>
        <w:r>
          <w:rPr>
            <w:noProof/>
          </w:rPr>
          <w:instrText xml:space="preserve"> PAGEREF _Toc510987593 \h </w:instrText>
        </w:r>
      </w:ins>
      <w:r>
        <w:rPr>
          <w:noProof/>
        </w:rPr>
      </w:r>
      <w:r>
        <w:rPr>
          <w:noProof/>
        </w:rPr>
        <w:fldChar w:fldCharType="separate"/>
      </w:r>
      <w:ins w:id="352" w:author="Tim" w:date="2018-04-08T21:51:00Z">
        <w:r>
          <w:rPr>
            <w:noProof/>
          </w:rPr>
          <w:t>7</w:t>
        </w:r>
        <w:r>
          <w:rPr>
            <w:noProof/>
          </w:rPr>
          <w:fldChar w:fldCharType="end"/>
        </w:r>
      </w:ins>
    </w:p>
    <w:p w14:paraId="2B5BC885" w14:textId="15FB0C93" w:rsidR="00E66A37" w:rsidDel="00687E8D" w:rsidRDefault="00E66A37">
      <w:pPr>
        <w:pStyle w:val="Abbildungsverzeichnis"/>
        <w:tabs>
          <w:tab w:val="right" w:leader="dot" w:pos="9062"/>
        </w:tabs>
        <w:rPr>
          <w:del w:id="353" w:author="Tim" w:date="2018-04-08T19:11:00Z"/>
          <w:rFonts w:eastAsiaTheme="minorEastAsia"/>
          <w:noProof/>
          <w:lang w:eastAsia="de-DE"/>
        </w:rPr>
      </w:pPr>
      <w:del w:id="354" w:author="Tim" w:date="2018-04-08T19:11:00Z">
        <w:r w:rsidDel="00687E8D">
          <w:rPr>
            <w:noProof/>
          </w:rPr>
          <w:delText>Abbildung 1: Plathalterbild</w:delText>
        </w:r>
        <w:r w:rsidDel="00687E8D">
          <w:rPr>
            <w:noProof/>
          </w:rPr>
          <w:tab/>
          <w:delText>4</w:delText>
        </w:r>
      </w:del>
    </w:p>
    <w:p w14:paraId="3C042EBB" w14:textId="01B22C57" w:rsidR="00C54329" w:rsidRPr="00F9047E" w:rsidRDefault="00450ED8" w:rsidP="00C54329">
      <w:r w:rsidRPr="00F9047E">
        <w:fldChar w:fldCharType="end"/>
      </w:r>
    </w:p>
    <w:p w14:paraId="07819B79" w14:textId="77777777" w:rsidR="00ED368E" w:rsidRPr="00F9047E" w:rsidRDefault="00ED368E" w:rsidP="00AE1D3A"/>
    <w:p w14:paraId="12362BC7" w14:textId="77777777" w:rsidR="00F47906" w:rsidRPr="00F9047E" w:rsidRDefault="00F47906" w:rsidP="00164E1F">
      <w:pPr>
        <w:pStyle w:val="berschrift1"/>
      </w:pPr>
      <w:bookmarkStart w:id="355" w:name="_Toc510952435"/>
      <w:r w:rsidRPr="00F9047E">
        <w:t>Quellenverzeichnis</w:t>
      </w:r>
      <w:bookmarkEnd w:id="355"/>
    </w:p>
    <w:p w14:paraId="433A3B52" w14:textId="71B9CF5D" w:rsidR="00751E74" w:rsidRDefault="00751E74" w:rsidP="00751E74">
      <w:pPr>
        <w:rPr>
          <w:ins w:id="356" w:author="Tim" w:date="2018-04-08T16:16:00Z"/>
        </w:rPr>
      </w:pPr>
      <w:bookmarkStart w:id="357" w:name="_Hlk510967576"/>
      <w:r w:rsidRPr="00F9047E">
        <w:t>Vgl. Vorschriften</w:t>
      </w:r>
    </w:p>
    <w:bookmarkEnd w:id="357"/>
    <w:p w14:paraId="00551A26" w14:textId="5D285541" w:rsidR="004151FC" w:rsidRPr="00F9047E" w:rsidRDefault="004151FC" w:rsidP="00751E74">
      <w:ins w:id="358" w:author="Tim" w:date="2018-04-08T16:16:00Z">
        <w:r>
          <w:t>Westermann Elektronik Tabellenbuch für Betriebs- und Automatisierungstechnik</w:t>
        </w:r>
      </w:ins>
    </w:p>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21000" w14:textId="77777777" w:rsidR="00362967" w:rsidRDefault="00362967" w:rsidP="0018745E">
      <w:pPr>
        <w:spacing w:after="0"/>
      </w:pPr>
      <w:r>
        <w:separator/>
      </w:r>
    </w:p>
  </w:endnote>
  <w:endnote w:type="continuationSeparator" w:id="0">
    <w:p w14:paraId="27E018BF" w14:textId="77777777" w:rsidR="00362967" w:rsidRDefault="00362967"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CFA2A659-6260-44DD-9C29-E15605C8ADEF}"/>
    <w:embedBold r:id="rId2" w:fontKey="{DABE0113-D9C1-456D-A59D-BA00746D4665}"/>
    <w:embedItalic r:id="rId3" w:fontKey="{A97A4A54-E33F-45D1-87E2-F9BA599A180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A1CABD96-9E32-4F7F-99B3-046D69FDBBA5}"/>
    <w:embedItalic r:id="rId5" w:fontKey="{85194409-872E-4261-9164-9E98D2262BA8}"/>
  </w:font>
  <w:font w:name="Segoe UI">
    <w:panose1 w:val="020B0502040204020203"/>
    <w:charset w:val="00"/>
    <w:family w:val="swiss"/>
    <w:pitch w:val="variable"/>
    <w:sig w:usb0="E4002EFF" w:usb1="C000E47F" w:usb2="00000009" w:usb3="00000000" w:csb0="000001FF" w:csb1="00000000"/>
    <w:embedRegular r:id="rId6" w:fontKey="{222EBF54-A30F-49BF-B42B-3A80B8FAB3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64D9C4D9" w:rsidR="007F30F0" w:rsidRDefault="007F30F0">
        <w:pPr>
          <w:pStyle w:val="Fuzeile"/>
          <w:jc w:val="right"/>
        </w:pPr>
        <w:r>
          <w:fldChar w:fldCharType="begin"/>
        </w:r>
        <w:r>
          <w:instrText>PAGE   \* MERGEFORMAT</w:instrText>
        </w:r>
        <w:r>
          <w:fldChar w:fldCharType="separate"/>
        </w:r>
        <w:r w:rsidR="002829EF">
          <w:rPr>
            <w:noProof/>
          </w:rPr>
          <w:t>8</w:t>
        </w:r>
        <w:r>
          <w:fldChar w:fldCharType="end"/>
        </w:r>
      </w:p>
    </w:sdtContent>
  </w:sdt>
  <w:p w14:paraId="0E5129ED" w14:textId="77777777" w:rsidR="007F30F0" w:rsidRDefault="007F30F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7F30F0" w:rsidRDefault="007F30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B6E7A" w14:textId="77777777" w:rsidR="00362967" w:rsidRDefault="00362967" w:rsidP="0018745E">
      <w:pPr>
        <w:spacing w:after="0"/>
      </w:pPr>
      <w:r>
        <w:separator/>
      </w:r>
    </w:p>
  </w:footnote>
  <w:footnote w:type="continuationSeparator" w:id="0">
    <w:p w14:paraId="4BE73AA2" w14:textId="77777777" w:rsidR="00362967" w:rsidRDefault="00362967"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09B92DE3" w:rsidR="007F30F0" w:rsidRDefault="005628F6">
    <w:pPr>
      <w:pStyle w:val="Kopfzeile"/>
    </w:pPr>
    <w:fldSimple w:instr=" STYLEREF  &quot;Überschrift 1&quot;  \* MERGEFORMAT ">
      <w:r w:rsidR="00FF04BA">
        <w:rPr>
          <w:noProof/>
        </w:rPr>
        <w:t>Implementation + Test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rson w15:author="Jens Höcker">
    <w15:presenceInfo w15:providerId="Windows Live" w15:userId="4609338859660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21C1F"/>
    <w:rsid w:val="00031ACF"/>
    <w:rsid w:val="00041E18"/>
    <w:rsid w:val="00054410"/>
    <w:rsid w:val="00054C78"/>
    <w:rsid w:val="0006375A"/>
    <w:rsid w:val="00083B76"/>
    <w:rsid w:val="000A58F7"/>
    <w:rsid w:val="000B49DB"/>
    <w:rsid w:val="000D3DFC"/>
    <w:rsid w:val="000D4163"/>
    <w:rsid w:val="000D5310"/>
    <w:rsid w:val="000E0819"/>
    <w:rsid w:val="000E2131"/>
    <w:rsid w:val="000F0BFD"/>
    <w:rsid w:val="000F3AA1"/>
    <w:rsid w:val="000F4AA8"/>
    <w:rsid w:val="000F6658"/>
    <w:rsid w:val="00103672"/>
    <w:rsid w:val="001147FF"/>
    <w:rsid w:val="00115308"/>
    <w:rsid w:val="00164E1F"/>
    <w:rsid w:val="00165B9C"/>
    <w:rsid w:val="001767C1"/>
    <w:rsid w:val="0018745E"/>
    <w:rsid w:val="001A7746"/>
    <w:rsid w:val="001B5949"/>
    <w:rsid w:val="001C0968"/>
    <w:rsid w:val="001C761B"/>
    <w:rsid w:val="001E3539"/>
    <w:rsid w:val="001F34AC"/>
    <w:rsid w:val="00212835"/>
    <w:rsid w:val="00215016"/>
    <w:rsid w:val="00221DD7"/>
    <w:rsid w:val="00234535"/>
    <w:rsid w:val="00235104"/>
    <w:rsid w:val="002511CE"/>
    <w:rsid w:val="00276A89"/>
    <w:rsid w:val="002829EF"/>
    <w:rsid w:val="00293875"/>
    <w:rsid w:val="00315109"/>
    <w:rsid w:val="003261B5"/>
    <w:rsid w:val="00354521"/>
    <w:rsid w:val="00362967"/>
    <w:rsid w:val="00385369"/>
    <w:rsid w:val="0038715D"/>
    <w:rsid w:val="003976E3"/>
    <w:rsid w:val="003B7B17"/>
    <w:rsid w:val="003C2065"/>
    <w:rsid w:val="003C3492"/>
    <w:rsid w:val="003D5603"/>
    <w:rsid w:val="0041301E"/>
    <w:rsid w:val="00413D16"/>
    <w:rsid w:val="0041464B"/>
    <w:rsid w:val="004151FC"/>
    <w:rsid w:val="00426E12"/>
    <w:rsid w:val="00435C03"/>
    <w:rsid w:val="00442AF5"/>
    <w:rsid w:val="00445EFC"/>
    <w:rsid w:val="0045006B"/>
    <w:rsid w:val="00450B80"/>
    <w:rsid w:val="00450ED8"/>
    <w:rsid w:val="00453E52"/>
    <w:rsid w:val="0045691A"/>
    <w:rsid w:val="0046032A"/>
    <w:rsid w:val="00474705"/>
    <w:rsid w:val="00487BA1"/>
    <w:rsid w:val="004929E1"/>
    <w:rsid w:val="004A3200"/>
    <w:rsid w:val="004A32B1"/>
    <w:rsid w:val="004B3395"/>
    <w:rsid w:val="004B5814"/>
    <w:rsid w:val="004C0C4F"/>
    <w:rsid w:val="004C241F"/>
    <w:rsid w:val="004D5A59"/>
    <w:rsid w:val="004D63C0"/>
    <w:rsid w:val="004E1E74"/>
    <w:rsid w:val="004E698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A042B"/>
    <w:rsid w:val="005A4C3D"/>
    <w:rsid w:val="005C0B14"/>
    <w:rsid w:val="006107D8"/>
    <w:rsid w:val="0061240A"/>
    <w:rsid w:val="00613ECB"/>
    <w:rsid w:val="0063139E"/>
    <w:rsid w:val="00637198"/>
    <w:rsid w:val="00676757"/>
    <w:rsid w:val="00677674"/>
    <w:rsid w:val="00687E8D"/>
    <w:rsid w:val="0069337A"/>
    <w:rsid w:val="006A10E2"/>
    <w:rsid w:val="006E2F53"/>
    <w:rsid w:val="006E3149"/>
    <w:rsid w:val="006E79B0"/>
    <w:rsid w:val="00706C12"/>
    <w:rsid w:val="00710FCA"/>
    <w:rsid w:val="00712C29"/>
    <w:rsid w:val="00712D33"/>
    <w:rsid w:val="00717FD1"/>
    <w:rsid w:val="00720D8B"/>
    <w:rsid w:val="00722D22"/>
    <w:rsid w:val="00751E74"/>
    <w:rsid w:val="00757378"/>
    <w:rsid w:val="0076609A"/>
    <w:rsid w:val="00780328"/>
    <w:rsid w:val="007C40A9"/>
    <w:rsid w:val="007E0AD7"/>
    <w:rsid w:val="007F11A3"/>
    <w:rsid w:val="007F30F0"/>
    <w:rsid w:val="007F39C1"/>
    <w:rsid w:val="00800F4C"/>
    <w:rsid w:val="0080699F"/>
    <w:rsid w:val="0083048D"/>
    <w:rsid w:val="00851E4A"/>
    <w:rsid w:val="008554FF"/>
    <w:rsid w:val="00863B1C"/>
    <w:rsid w:val="00877961"/>
    <w:rsid w:val="008877C7"/>
    <w:rsid w:val="008966D8"/>
    <w:rsid w:val="008A0178"/>
    <w:rsid w:val="008D3D49"/>
    <w:rsid w:val="008E37D2"/>
    <w:rsid w:val="00933A80"/>
    <w:rsid w:val="00935530"/>
    <w:rsid w:val="0098749D"/>
    <w:rsid w:val="009957BF"/>
    <w:rsid w:val="009A3183"/>
    <w:rsid w:val="009D3E77"/>
    <w:rsid w:val="009E3AEC"/>
    <w:rsid w:val="009F7865"/>
    <w:rsid w:val="00A07658"/>
    <w:rsid w:val="00A34425"/>
    <w:rsid w:val="00A46F80"/>
    <w:rsid w:val="00A50D1E"/>
    <w:rsid w:val="00A62A4E"/>
    <w:rsid w:val="00A679EB"/>
    <w:rsid w:val="00A76F0F"/>
    <w:rsid w:val="00A82B16"/>
    <w:rsid w:val="00A85AE5"/>
    <w:rsid w:val="00A96255"/>
    <w:rsid w:val="00AA370D"/>
    <w:rsid w:val="00AB6F60"/>
    <w:rsid w:val="00AB739F"/>
    <w:rsid w:val="00AD6915"/>
    <w:rsid w:val="00AE1D3A"/>
    <w:rsid w:val="00AE60AD"/>
    <w:rsid w:val="00B02DBA"/>
    <w:rsid w:val="00B155CA"/>
    <w:rsid w:val="00B15FCF"/>
    <w:rsid w:val="00B22D6E"/>
    <w:rsid w:val="00B271F8"/>
    <w:rsid w:val="00B344D7"/>
    <w:rsid w:val="00B34F1E"/>
    <w:rsid w:val="00B36AB1"/>
    <w:rsid w:val="00B47755"/>
    <w:rsid w:val="00BA3A31"/>
    <w:rsid w:val="00BA4CA6"/>
    <w:rsid w:val="00BE22F1"/>
    <w:rsid w:val="00BE334A"/>
    <w:rsid w:val="00BE3856"/>
    <w:rsid w:val="00BE66C3"/>
    <w:rsid w:val="00C104BB"/>
    <w:rsid w:val="00C1133C"/>
    <w:rsid w:val="00C54329"/>
    <w:rsid w:val="00C75DBE"/>
    <w:rsid w:val="00C81CB5"/>
    <w:rsid w:val="00CD132B"/>
    <w:rsid w:val="00CD7C72"/>
    <w:rsid w:val="00CE1EA0"/>
    <w:rsid w:val="00D01F25"/>
    <w:rsid w:val="00D15161"/>
    <w:rsid w:val="00D16F71"/>
    <w:rsid w:val="00D2236E"/>
    <w:rsid w:val="00D24307"/>
    <w:rsid w:val="00D27125"/>
    <w:rsid w:val="00D42C3C"/>
    <w:rsid w:val="00D525C5"/>
    <w:rsid w:val="00D54CE5"/>
    <w:rsid w:val="00D61196"/>
    <w:rsid w:val="00D71B37"/>
    <w:rsid w:val="00D72206"/>
    <w:rsid w:val="00D734CB"/>
    <w:rsid w:val="00D8763F"/>
    <w:rsid w:val="00D93A72"/>
    <w:rsid w:val="00D96A2D"/>
    <w:rsid w:val="00DA51F4"/>
    <w:rsid w:val="00DA616D"/>
    <w:rsid w:val="00DB7E00"/>
    <w:rsid w:val="00DF66FF"/>
    <w:rsid w:val="00E45009"/>
    <w:rsid w:val="00E61B8C"/>
    <w:rsid w:val="00E64865"/>
    <w:rsid w:val="00E66274"/>
    <w:rsid w:val="00E66A37"/>
    <w:rsid w:val="00E7637D"/>
    <w:rsid w:val="00E7682D"/>
    <w:rsid w:val="00E76B77"/>
    <w:rsid w:val="00E77FFC"/>
    <w:rsid w:val="00E828B4"/>
    <w:rsid w:val="00EB2D1F"/>
    <w:rsid w:val="00EC2B8C"/>
    <w:rsid w:val="00ED368E"/>
    <w:rsid w:val="00ED5B61"/>
    <w:rsid w:val="00EE0EC6"/>
    <w:rsid w:val="00EE5456"/>
    <w:rsid w:val="00F0533D"/>
    <w:rsid w:val="00F1060D"/>
    <w:rsid w:val="00F2336C"/>
    <w:rsid w:val="00F35BFF"/>
    <w:rsid w:val="00F372CB"/>
    <w:rsid w:val="00F44AE2"/>
    <w:rsid w:val="00F47906"/>
    <w:rsid w:val="00F507FE"/>
    <w:rsid w:val="00F559C3"/>
    <w:rsid w:val="00F669F3"/>
    <w:rsid w:val="00F7046E"/>
    <w:rsid w:val="00F9047E"/>
    <w:rsid w:val="00FA31EE"/>
    <w:rsid w:val="00FB18D1"/>
    <w:rsid w:val="00FC1AF0"/>
    <w:rsid w:val="00FE0A81"/>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BBB19BEA-FB24-457C-AD92-8E911B9E5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1877</Words>
  <Characters>11831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dc:title>
  <dc:subject>Projekt ITA</dc:subject>
  <dc:creator>Tim Kirchner, Jens Höcker</dc:creator>
  <cp:keywords/>
  <dc:description/>
  <cp:lastModifiedBy>Jens Höcker</cp:lastModifiedBy>
  <cp:revision>16</cp:revision>
  <dcterms:created xsi:type="dcterms:W3CDTF">2018-04-08T11:11:00Z</dcterms:created>
  <dcterms:modified xsi:type="dcterms:W3CDTF">2018-04-08T20:56:00Z</dcterms:modified>
</cp:coreProperties>
</file>